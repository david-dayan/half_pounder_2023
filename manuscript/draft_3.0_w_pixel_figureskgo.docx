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AFD8F" w14:textId="23A63B25" w:rsidR="00627AA3" w:rsidRDefault="009E4191">
      <w:pPr>
        <w:rPr>
          <w:b/>
        </w:rPr>
      </w:pPr>
      <w:r w:rsidRPr="009E4191">
        <w:rPr>
          <w:b/>
        </w:rPr>
        <w:t xml:space="preserve">Genetic diversity within </w:t>
      </w:r>
      <w:r w:rsidR="00023492">
        <w:rPr>
          <w:b/>
        </w:rPr>
        <w:t>l</w:t>
      </w:r>
      <w:r w:rsidR="00BD7A32">
        <w:rPr>
          <w:b/>
        </w:rPr>
        <w:t>ate-</w:t>
      </w:r>
      <w:r w:rsidR="00324A99">
        <w:rPr>
          <w:b/>
        </w:rPr>
        <w:t>s</w:t>
      </w:r>
      <w:r w:rsidR="00BD7A32">
        <w:rPr>
          <w:b/>
        </w:rPr>
        <w:t xml:space="preserve">ummer </w:t>
      </w:r>
      <w:r w:rsidR="00324A99">
        <w:rPr>
          <w:b/>
        </w:rPr>
        <w:t>r</w:t>
      </w:r>
      <w:r w:rsidR="00BD7A32">
        <w:rPr>
          <w:b/>
        </w:rPr>
        <w:t xml:space="preserve">un and </w:t>
      </w:r>
      <w:r w:rsidR="00023492">
        <w:rPr>
          <w:b/>
        </w:rPr>
        <w:t>h</w:t>
      </w:r>
      <w:r w:rsidR="00BD7A32">
        <w:rPr>
          <w:b/>
        </w:rPr>
        <w:t>alf-</w:t>
      </w:r>
      <w:r w:rsidR="00023492">
        <w:rPr>
          <w:b/>
        </w:rPr>
        <w:t>p</w:t>
      </w:r>
      <w:r w:rsidR="00BD7A32">
        <w:rPr>
          <w:b/>
        </w:rPr>
        <w:t>ounder</w:t>
      </w:r>
      <w:r w:rsidRPr="009E4191">
        <w:rPr>
          <w:b/>
        </w:rPr>
        <w:t xml:space="preserve"> steelhead </w:t>
      </w:r>
      <w:r w:rsidR="00023492">
        <w:rPr>
          <w:b/>
        </w:rPr>
        <w:t>(</w:t>
      </w:r>
      <w:r w:rsidRPr="009E4191">
        <w:rPr>
          <w:b/>
          <w:i/>
          <w:iCs/>
        </w:rPr>
        <w:t>Oncorhynchus mykiss</w:t>
      </w:r>
      <w:r w:rsidR="00023492">
        <w:rPr>
          <w:b/>
          <w:i/>
          <w:iCs/>
        </w:rPr>
        <w:t>)</w:t>
      </w:r>
      <w:r w:rsidRPr="009E4191">
        <w:rPr>
          <w:b/>
        </w:rPr>
        <w:t xml:space="preserve"> in the Rogue River, Oregon</w:t>
      </w:r>
    </w:p>
    <w:p w14:paraId="290B46DB" w14:textId="77777777" w:rsidR="0063297A" w:rsidRDefault="0063297A">
      <w:pPr>
        <w:rPr>
          <w:b/>
          <w:bCs/>
        </w:rPr>
      </w:pPr>
    </w:p>
    <w:p w14:paraId="17994D04" w14:textId="44FF6EA9" w:rsidR="000B6D8D" w:rsidRPr="00725D24" w:rsidRDefault="00725D24">
      <w:r w:rsidRPr="00725D24">
        <w:t>David I Dayan</w:t>
      </w:r>
      <w:r w:rsidR="0093183D" w:rsidRPr="0093183D">
        <w:rPr>
          <w:vertAlign w:val="superscript"/>
        </w:rPr>
        <w:t>1</w:t>
      </w:r>
      <w:r w:rsidR="00FB350E">
        <w:rPr>
          <w:vertAlign w:val="superscript"/>
        </w:rPr>
        <w:t>*</w:t>
      </w:r>
      <w:r>
        <w:t xml:space="preserve">, </w:t>
      </w:r>
      <w:r w:rsidR="007D67BE">
        <w:t>Steve Mazur</w:t>
      </w:r>
      <w:r w:rsidR="00937605">
        <w:rPr>
          <w:vertAlign w:val="superscript"/>
        </w:rPr>
        <w:t>3</w:t>
      </w:r>
      <w:r w:rsidR="007D67BE">
        <w:t xml:space="preserve">, </w:t>
      </w:r>
      <w:r w:rsidR="0063297A">
        <w:t>Laura J Green</w:t>
      </w:r>
      <w:r w:rsidR="00937605">
        <w:rPr>
          <w:vertAlign w:val="superscript"/>
        </w:rPr>
        <w:t>3</w:t>
      </w:r>
      <w:r w:rsidR="0063297A">
        <w:t xml:space="preserve">, </w:t>
      </w:r>
      <w:r w:rsidR="005B284C">
        <w:t>Andrew J Wells</w:t>
      </w:r>
      <w:r w:rsidR="005B284C">
        <w:rPr>
          <w:vertAlign w:val="superscript"/>
        </w:rPr>
        <w:t>3</w:t>
      </w:r>
      <w:r w:rsidR="005B284C">
        <w:t xml:space="preserve">, </w:t>
      </w:r>
      <w:r w:rsidR="007D67BE">
        <w:t xml:space="preserve">Marc A </w:t>
      </w:r>
      <w:r w:rsidR="007D67BE" w:rsidRPr="007D67BE">
        <w:t>Johnson</w:t>
      </w:r>
      <w:r w:rsidR="007D67BE" w:rsidRPr="007D67BE">
        <w:rPr>
          <w:vertAlign w:val="superscript"/>
        </w:rPr>
        <w:t>2</w:t>
      </w:r>
      <w:r w:rsidR="007D67BE">
        <w:t>, Daniel J Van</w:t>
      </w:r>
      <w:r w:rsidR="008A6DBF">
        <w:t xml:space="preserve"> D</w:t>
      </w:r>
      <w:r w:rsidR="007D67BE">
        <w:t>yke</w:t>
      </w:r>
      <w:r w:rsidR="00937605">
        <w:rPr>
          <w:vertAlign w:val="superscript"/>
        </w:rPr>
        <w:t>4</w:t>
      </w:r>
      <w:r w:rsidR="007D67BE">
        <w:t>,</w:t>
      </w:r>
      <w:r w:rsidR="007D67BE" w:rsidRPr="007D67BE">
        <w:t xml:space="preserve"> </w:t>
      </w:r>
      <w:r w:rsidR="007D67BE">
        <w:t xml:space="preserve">Peter </w:t>
      </w:r>
      <w:r w:rsidR="009836B3">
        <w:t xml:space="preserve">A </w:t>
      </w:r>
      <w:r w:rsidR="007D67BE">
        <w:t>Samarin</w:t>
      </w:r>
      <w:r w:rsidR="00AE6C61">
        <w:rPr>
          <w:vertAlign w:val="superscript"/>
        </w:rPr>
        <w:t>4</w:t>
      </w:r>
      <w:r w:rsidR="007D67BE">
        <w:t xml:space="preserve">, </w:t>
      </w:r>
      <w:r w:rsidR="007D67BE" w:rsidRPr="0093183D">
        <w:t>Ryan D Battleson</w:t>
      </w:r>
      <w:r w:rsidR="00AE6C61">
        <w:rPr>
          <w:vertAlign w:val="superscript"/>
        </w:rPr>
        <w:t>4</w:t>
      </w:r>
      <w:r w:rsidR="007D67BE">
        <w:t xml:space="preserve">, </w:t>
      </w:r>
      <w:r w:rsidRPr="007D67BE">
        <w:t>Kathleen</w:t>
      </w:r>
      <w:r>
        <w:t xml:space="preserve"> G O’Malley</w:t>
      </w:r>
      <w:r w:rsidR="0093183D" w:rsidRPr="0093183D">
        <w:rPr>
          <w:vertAlign w:val="superscript"/>
        </w:rPr>
        <w:t>1</w:t>
      </w:r>
    </w:p>
    <w:p w14:paraId="0881C189" w14:textId="57AA0BCB" w:rsidR="000B6D8D" w:rsidRDefault="000B6D8D">
      <w:pPr>
        <w:rPr>
          <w:b/>
          <w:bCs/>
        </w:rPr>
      </w:pPr>
    </w:p>
    <w:p w14:paraId="31935E70" w14:textId="53954669" w:rsidR="0093183D" w:rsidRDefault="0093183D" w:rsidP="0093183D">
      <w:r w:rsidRPr="0093183D">
        <w:rPr>
          <w:vertAlign w:val="superscript"/>
        </w:rPr>
        <w:t>1</w:t>
      </w:r>
      <w:r>
        <w:t xml:space="preserve"> </w:t>
      </w:r>
      <w:r w:rsidR="000828BE">
        <w:t>State Fisheries Genomic</w:t>
      </w:r>
      <w:r w:rsidR="00E100C0">
        <w:t>s</w:t>
      </w:r>
      <w:r w:rsidR="000828BE">
        <w:t xml:space="preserve"> Laboratory, </w:t>
      </w:r>
      <w:r w:rsidR="00423914">
        <w:t xml:space="preserve">Coastal Oregon Marine Experiment Station, </w:t>
      </w:r>
      <w:r w:rsidRPr="0093183D">
        <w:t>Department of Fisheries</w:t>
      </w:r>
      <w:r w:rsidR="00642A85">
        <w:t>,</w:t>
      </w:r>
      <w:r w:rsidR="004E0881">
        <w:t xml:space="preserve"> </w:t>
      </w:r>
      <w:r w:rsidRPr="0093183D">
        <w:t>Wildlife</w:t>
      </w:r>
      <w:r w:rsidR="00642A85">
        <w:t xml:space="preserve"> and Conservation Sciences</w:t>
      </w:r>
      <w:r w:rsidRPr="0093183D">
        <w:t>, Hatfield Marine Science Center, Oregon State</w:t>
      </w:r>
      <w:r w:rsidR="0011553D">
        <w:t xml:space="preserve"> </w:t>
      </w:r>
      <w:r w:rsidRPr="0093183D">
        <w:t>University, Newport, OR, USA</w:t>
      </w:r>
    </w:p>
    <w:p w14:paraId="57F6B316" w14:textId="29E3DC82" w:rsidR="0093183D" w:rsidRDefault="0093183D" w:rsidP="0093183D">
      <w:r w:rsidRPr="0093183D">
        <w:rPr>
          <w:vertAlign w:val="superscript"/>
        </w:rPr>
        <w:t>2</w:t>
      </w:r>
      <w:r w:rsidR="0011553D" w:rsidRPr="0011553D">
        <w:t xml:space="preserve"> </w:t>
      </w:r>
      <w:r w:rsidR="00661FBA">
        <w:t>Native Fish Conservation and Recovery</w:t>
      </w:r>
      <w:r w:rsidR="0011553D">
        <w:t>,</w:t>
      </w:r>
      <w:r w:rsidRPr="0011553D">
        <w:t xml:space="preserve"> </w:t>
      </w:r>
      <w:r>
        <w:t xml:space="preserve">Oregon Department of Fish and Wildlife, </w:t>
      </w:r>
      <w:r w:rsidR="00661FBA">
        <w:t>Salem</w:t>
      </w:r>
      <w:r>
        <w:t>,</w:t>
      </w:r>
      <w:r w:rsidR="0011553D">
        <w:t xml:space="preserve"> </w:t>
      </w:r>
      <w:r>
        <w:t>OR, USA</w:t>
      </w:r>
    </w:p>
    <w:p w14:paraId="1E363431" w14:textId="13D2CAAE" w:rsidR="0035786D" w:rsidRDefault="0035786D" w:rsidP="0093183D">
      <w:r w:rsidRPr="0035786D">
        <w:rPr>
          <w:vertAlign w:val="superscript"/>
        </w:rPr>
        <w:t xml:space="preserve">3 </w:t>
      </w:r>
      <w:r>
        <w:t xml:space="preserve">Oregon Department of Fish and Wildlife, </w:t>
      </w:r>
      <w:r w:rsidR="00AE6C61">
        <w:t>Gold Beach</w:t>
      </w:r>
      <w:r>
        <w:t>, OR, USA</w:t>
      </w:r>
    </w:p>
    <w:p w14:paraId="59A347E4" w14:textId="3B108833" w:rsidR="00937605" w:rsidRPr="0093183D" w:rsidRDefault="00937605" w:rsidP="0093183D">
      <w:r w:rsidRPr="00937605">
        <w:rPr>
          <w:vertAlign w:val="superscript"/>
        </w:rPr>
        <w:t>4</w:t>
      </w:r>
      <w:r>
        <w:t xml:space="preserve"> Rogue Watershed District, Oregon Department of Fish and Wildlife, Central Point, OR, USA</w:t>
      </w:r>
    </w:p>
    <w:p w14:paraId="34A3AB47" w14:textId="77777777" w:rsidR="00FB350E" w:rsidRDefault="00FB350E" w:rsidP="00FB350E"/>
    <w:p w14:paraId="336CD131" w14:textId="3A283A65" w:rsidR="0093183D" w:rsidRPr="00FB350E" w:rsidRDefault="00FB350E" w:rsidP="00FB350E">
      <w:r w:rsidRPr="00FB350E">
        <w:t>* Co</w:t>
      </w:r>
      <w:r>
        <w:t xml:space="preserve">rresponding author, email: </w:t>
      </w:r>
      <w:hyperlink r:id="rId8" w:history="1">
        <w:r w:rsidR="001E3E8D" w:rsidRPr="00113589">
          <w:rPr>
            <w:rStyle w:val="Hyperlink"/>
          </w:rPr>
          <w:t>david.dayan@oregonstate.edu</w:t>
        </w:r>
      </w:hyperlink>
      <w:r w:rsidR="001E3E8D">
        <w:t xml:space="preserve">, ORCID ID: </w:t>
      </w:r>
      <w:r w:rsidR="001E3E8D" w:rsidRPr="001E3E8D">
        <w:t>0000-0001-5001-4062</w:t>
      </w:r>
    </w:p>
    <w:p w14:paraId="73A38BB9" w14:textId="3F7EB7F5" w:rsidR="00E452D5" w:rsidRDefault="004A0CB4" w:rsidP="00725D24">
      <w:r>
        <w:t xml:space="preserve"> </w:t>
      </w:r>
    </w:p>
    <w:p w14:paraId="7B640FD0" w14:textId="1E741DD7" w:rsidR="001C7D79" w:rsidRDefault="001C7D79" w:rsidP="00725D24"/>
    <w:p w14:paraId="67A975EE" w14:textId="4DBABD33" w:rsidR="001C7D79" w:rsidRDefault="001C7D79" w:rsidP="00725D24"/>
    <w:p w14:paraId="0FF9305C" w14:textId="0E0A35E5" w:rsidR="001C7D79" w:rsidRDefault="001C7D79" w:rsidP="00725D24"/>
    <w:p w14:paraId="04500E81" w14:textId="33F3E40D" w:rsidR="001C7D79" w:rsidRDefault="001C7D79" w:rsidP="00725D24"/>
    <w:p w14:paraId="2E809254" w14:textId="6B481132" w:rsidR="001C7D79" w:rsidRDefault="001C7D79" w:rsidP="00725D24"/>
    <w:p w14:paraId="46C88EF8" w14:textId="433BF8F9" w:rsidR="001C7D79" w:rsidRDefault="001C7D79" w:rsidP="00725D24"/>
    <w:p w14:paraId="6ECB4BF6" w14:textId="25F8A189" w:rsidR="001C7D79" w:rsidRDefault="001C7D79" w:rsidP="00725D24"/>
    <w:p w14:paraId="4E59D637" w14:textId="4BB7B5E1" w:rsidR="001C7D79" w:rsidRDefault="001C7D79" w:rsidP="00725D24"/>
    <w:p w14:paraId="61C95D11" w14:textId="177DC0FF" w:rsidR="001C7D79" w:rsidRDefault="001C7D79" w:rsidP="00725D24"/>
    <w:p w14:paraId="4E61AC49" w14:textId="4DB4AD44" w:rsidR="001C7D79" w:rsidRDefault="001C7D79" w:rsidP="00725D24"/>
    <w:p w14:paraId="2767EF75" w14:textId="347C3689" w:rsidR="001C7D79" w:rsidRDefault="001C7D79" w:rsidP="00725D24"/>
    <w:p w14:paraId="1C4507C7" w14:textId="59341022" w:rsidR="001C7D79" w:rsidRDefault="001C7D79" w:rsidP="00725D24"/>
    <w:p w14:paraId="3D5BBDD8" w14:textId="44BDC782" w:rsidR="001C7D79" w:rsidRDefault="001C7D79" w:rsidP="00725D24"/>
    <w:p w14:paraId="3F9B9EA4" w14:textId="286D7FE2" w:rsidR="001C7D79" w:rsidRDefault="001C7D79" w:rsidP="00725D24"/>
    <w:p w14:paraId="0BCFD2C7" w14:textId="3167FE8A" w:rsidR="001C7D79" w:rsidRDefault="001C7D79" w:rsidP="00725D24"/>
    <w:p w14:paraId="02397385" w14:textId="77777777" w:rsidR="005506D8" w:rsidRDefault="005506D8" w:rsidP="005506D8">
      <w:pPr>
        <w:rPr>
          <w:b/>
          <w:bCs/>
        </w:rPr>
      </w:pPr>
      <w:r>
        <w:rPr>
          <w:b/>
          <w:bCs/>
        </w:rPr>
        <w:t>Keywords</w:t>
      </w:r>
    </w:p>
    <w:p w14:paraId="7111771A" w14:textId="77777777" w:rsidR="005506D8" w:rsidRDefault="005506D8" w:rsidP="005506D8">
      <w:pPr>
        <w:rPr>
          <w:b/>
          <w:bCs/>
        </w:rPr>
      </w:pPr>
    </w:p>
    <w:p w14:paraId="7D9CC5E1" w14:textId="48E2A678" w:rsidR="001C7D79" w:rsidRDefault="005506D8" w:rsidP="00725D24">
      <w:r>
        <w:t xml:space="preserve">Migration timing, </w:t>
      </w:r>
      <w:r>
        <w:rPr>
          <w:color w:val="000000" w:themeColor="text1"/>
        </w:rPr>
        <w:t xml:space="preserve">life history, anadromy, </w:t>
      </w:r>
      <w:r>
        <w:t xml:space="preserve">Pacific </w:t>
      </w:r>
      <w:r w:rsidRPr="00376BD4">
        <w:t xml:space="preserve">salmon, </w:t>
      </w:r>
      <w:r w:rsidRPr="00376BD4">
        <w:rPr>
          <w:i/>
          <w:iCs/>
          <w:color w:val="000000" w:themeColor="text1"/>
        </w:rPr>
        <w:t>Oncorhync</w:t>
      </w:r>
      <w:r>
        <w:rPr>
          <w:i/>
          <w:iCs/>
          <w:color w:val="000000" w:themeColor="text1"/>
        </w:rPr>
        <w:t>h</w:t>
      </w:r>
      <w:r w:rsidRPr="00376BD4">
        <w:rPr>
          <w:i/>
          <w:iCs/>
          <w:color w:val="000000" w:themeColor="text1"/>
        </w:rPr>
        <w:t>us,</w:t>
      </w:r>
      <w:r>
        <w:rPr>
          <w:i/>
          <w:iCs/>
          <w:color w:val="000000" w:themeColor="text1"/>
        </w:rPr>
        <w:t xml:space="preserve"> </w:t>
      </w:r>
      <w:r>
        <w:rPr>
          <w:color w:val="000000" w:themeColor="text1"/>
        </w:rPr>
        <w:t xml:space="preserve">population genetics, </w:t>
      </w:r>
      <w:r w:rsidRPr="00960B7D">
        <w:rPr>
          <w:i/>
          <w:iCs/>
        </w:rPr>
        <w:t>greb1l</w:t>
      </w:r>
      <w:r>
        <w:rPr>
          <w:i/>
          <w:iCs/>
        </w:rPr>
        <w:t xml:space="preserve"> - </w:t>
      </w:r>
      <w:r w:rsidRPr="00960B7D">
        <w:rPr>
          <w:i/>
          <w:iCs/>
        </w:rPr>
        <w:t>r</w:t>
      </w:r>
      <w:r>
        <w:rPr>
          <w:i/>
          <w:iCs/>
        </w:rPr>
        <w:t>ock</w:t>
      </w:r>
      <w:r w:rsidRPr="00960B7D">
        <w:rPr>
          <w:i/>
          <w:iCs/>
        </w:rPr>
        <w:t>1</w:t>
      </w:r>
    </w:p>
    <w:p w14:paraId="5CA6D3F4" w14:textId="23421575" w:rsidR="001C7D79" w:rsidRDefault="001C7D79" w:rsidP="00725D24"/>
    <w:p w14:paraId="393DEFDD" w14:textId="77777777" w:rsidR="001C7D79" w:rsidRDefault="001C7D79" w:rsidP="00725D24"/>
    <w:p w14:paraId="348C972C" w14:textId="77777777" w:rsidR="001C7D79" w:rsidRDefault="001C7D79" w:rsidP="001C7D79">
      <w:pPr>
        <w:rPr>
          <w:b/>
          <w:bCs/>
        </w:rPr>
      </w:pPr>
      <w:r>
        <w:rPr>
          <w:b/>
          <w:bCs/>
        </w:rPr>
        <w:t>Acknowledgments</w:t>
      </w:r>
    </w:p>
    <w:p w14:paraId="10903F31" w14:textId="77777777" w:rsidR="001C7D79" w:rsidRPr="00313592" w:rsidRDefault="001C7D79" w:rsidP="001C7D79">
      <w:pPr>
        <w:rPr>
          <w:b/>
          <w:bCs/>
        </w:rPr>
      </w:pPr>
    </w:p>
    <w:p w14:paraId="554DA1C0" w14:textId="1F1A7D99" w:rsidR="0062530F" w:rsidRDefault="001C7D79" w:rsidP="001C7D79">
      <w:r w:rsidRPr="00313592">
        <w:t>We thank</w:t>
      </w:r>
      <w:r w:rsidR="00023492">
        <w:t xml:space="preserve"> the</w:t>
      </w:r>
      <w:r w:rsidRPr="00313592">
        <w:t xml:space="preserve"> Oregon State University Center for</w:t>
      </w:r>
      <w:r>
        <w:t xml:space="preserve"> Quantitative Life Sciences and </w:t>
      </w:r>
      <w:r w:rsidR="00023492">
        <w:t xml:space="preserve">the </w:t>
      </w:r>
      <w:r>
        <w:t xml:space="preserve">University of Oregon </w:t>
      </w:r>
      <w:r w:rsidRPr="0062530F">
        <w:t>Genomics &amp; Cell Characterization Core Facility</w:t>
      </w:r>
      <w:r>
        <w:t xml:space="preserve"> </w:t>
      </w:r>
      <w:r w:rsidRPr="00313592">
        <w:t xml:space="preserve">for DNA sequencing the Rogue </w:t>
      </w:r>
      <w:r w:rsidR="00023492">
        <w:t xml:space="preserve">River </w:t>
      </w:r>
      <w:r w:rsidRPr="00313592">
        <w:t xml:space="preserve">steelhead samples and for </w:t>
      </w:r>
      <w:r w:rsidR="00FB538E">
        <w:t>assisting</w:t>
      </w:r>
      <w:r w:rsidRPr="00313592">
        <w:t xml:space="preserve"> with their computational infrastructure</w:t>
      </w:r>
      <w:r w:rsidR="00FB538E">
        <w:t xml:space="preserve">. </w:t>
      </w:r>
      <w:r w:rsidR="00A05422">
        <w:t xml:space="preserve">We thank Sandra Bohn for </w:t>
      </w:r>
      <w:r w:rsidR="00E271AB">
        <w:t>her</w:t>
      </w:r>
      <w:r w:rsidR="00A05422">
        <w:t xml:space="preserve"> contribution to data collection. </w:t>
      </w:r>
      <w:r w:rsidR="00FB538E">
        <w:t xml:space="preserve">We thank </w:t>
      </w:r>
      <w:r w:rsidRPr="00313592">
        <w:t xml:space="preserve">Peter Stevens and Chris </w:t>
      </w:r>
      <w:proofErr w:type="spellStart"/>
      <w:r w:rsidRPr="00313592">
        <w:t>Lorion</w:t>
      </w:r>
      <w:proofErr w:type="spellEnd"/>
      <w:r w:rsidRPr="00313592">
        <w:t xml:space="preserve"> </w:t>
      </w:r>
      <w:r w:rsidR="00FB538E">
        <w:t xml:space="preserve">from </w:t>
      </w:r>
      <w:r w:rsidR="005506D8">
        <w:t xml:space="preserve">the </w:t>
      </w:r>
      <w:r w:rsidR="005506D8">
        <w:t xml:space="preserve">Oregon Department of Fish and Wildlife </w:t>
      </w:r>
      <w:r w:rsidRPr="00313592">
        <w:t>for their helpful comments on the manuscript.</w:t>
      </w:r>
    </w:p>
    <w:p w14:paraId="61FA72E2" w14:textId="663648D5" w:rsidR="00363F11" w:rsidRDefault="00363F11">
      <w:pPr>
        <w:rPr>
          <w:b/>
          <w:bCs/>
        </w:rPr>
      </w:pPr>
    </w:p>
    <w:p w14:paraId="000E3CC4" w14:textId="1E2223BA" w:rsidR="00190B2D" w:rsidRDefault="00190B2D" w:rsidP="00190B2D">
      <w:pPr>
        <w:rPr>
          <w:b/>
          <w:bCs/>
        </w:rPr>
      </w:pPr>
      <w:r w:rsidRPr="00725D24">
        <w:rPr>
          <w:b/>
          <w:bCs/>
        </w:rPr>
        <w:lastRenderedPageBreak/>
        <w:t>Abstract</w:t>
      </w:r>
    </w:p>
    <w:p w14:paraId="21837BF4" w14:textId="77777777" w:rsidR="00190B2D" w:rsidRPr="00725D24" w:rsidRDefault="00190B2D" w:rsidP="00190B2D">
      <w:pPr>
        <w:spacing w:line="360" w:lineRule="auto"/>
        <w:rPr>
          <w:b/>
          <w:bCs/>
        </w:rPr>
      </w:pPr>
    </w:p>
    <w:p w14:paraId="1CF925F9" w14:textId="3A585E1C" w:rsidR="0062530F" w:rsidRPr="00580296" w:rsidRDefault="00190B2D" w:rsidP="00313592">
      <w:pPr>
        <w:spacing w:line="480" w:lineRule="auto"/>
        <w:rPr>
          <w:color w:val="000000" w:themeColor="text1"/>
        </w:rPr>
      </w:pPr>
      <w:r>
        <w:t xml:space="preserve">Anadromous </w:t>
      </w:r>
      <w:r>
        <w:rPr>
          <w:i/>
          <w:iCs/>
        </w:rPr>
        <w:t xml:space="preserve">Oncorhynchus mykiss </w:t>
      </w:r>
      <w:r>
        <w:t>(steelhead)</w:t>
      </w:r>
      <w:r w:rsidR="0041401B">
        <w:t xml:space="preserve"> express diverse</w:t>
      </w:r>
      <w:r>
        <w:t xml:space="preserve"> migratory behavior</w:t>
      </w:r>
      <w:r w:rsidR="0041401B">
        <w:t>s</w:t>
      </w:r>
      <w:r>
        <w:t xml:space="preserve"> </w:t>
      </w:r>
      <w:r w:rsidR="0041401B">
        <w:t>and life history strategies</w:t>
      </w:r>
      <w:r>
        <w:t xml:space="preserve">. </w:t>
      </w:r>
      <w:r w:rsidR="0041401B">
        <w:t xml:space="preserve">On the </w:t>
      </w:r>
      <w:r>
        <w:t>Rogue River in Oregon</w:t>
      </w:r>
      <w:r w:rsidR="0041401B">
        <w:t>, adult steelhead return</w:t>
      </w:r>
      <w:r>
        <w:t xml:space="preserve"> from the ocean </w:t>
      </w:r>
      <w:commentRangeStart w:id="0"/>
      <w:r>
        <w:t>during</w:t>
      </w:r>
      <w:commentRangeEnd w:id="0"/>
      <w:r w:rsidR="00E9333C">
        <w:rPr>
          <w:rStyle w:val="CommentReference"/>
        </w:rPr>
        <w:commentReference w:id="0"/>
      </w:r>
      <w:r>
        <w:t xml:space="preserve"> distinct early-summer, late-summer, and winter runs. Additionally, some juvenile steelhead briefly return to freshwater as “half</w:t>
      </w:r>
      <w:r w:rsidR="005703F3">
        <w:t xml:space="preserve"> </w:t>
      </w:r>
      <w:commentRangeStart w:id="1"/>
      <w:r>
        <w:t>pounders</w:t>
      </w:r>
      <w:commentRangeEnd w:id="1"/>
      <w:r w:rsidR="00365D51">
        <w:rPr>
          <w:rStyle w:val="CommentReference"/>
        </w:rPr>
        <w:commentReference w:id="1"/>
      </w:r>
      <w:r>
        <w:t xml:space="preserve">,” before completing their oceanic growth phase and returning to freshwater again to spawn. </w:t>
      </w:r>
      <w:r w:rsidR="00E8529B">
        <w:t xml:space="preserve">Using markers from a </w:t>
      </w:r>
      <w:r w:rsidR="00E8529B" w:rsidRPr="001554F2">
        <w:t>Genotyping‐in‐Thousands by sequencing</w:t>
      </w:r>
      <w:r w:rsidR="00E8529B">
        <w:t xml:space="preserve"> amplicon panel, we</w:t>
      </w:r>
      <w:r w:rsidR="0019240A">
        <w:t xml:space="preserve"> describe a genetic axis that discriminates between Rogue River steelhead that express </w:t>
      </w:r>
      <w:commentRangeStart w:id="2"/>
      <w:r w:rsidR="0019240A">
        <w:t>early</w:t>
      </w:r>
      <w:r w:rsidR="003458C4">
        <w:t>-</w:t>
      </w:r>
      <w:r w:rsidR="0019240A">
        <w:t xml:space="preserve"> </w:t>
      </w:r>
      <w:r w:rsidR="0019240A">
        <w:rPr>
          <w:i/>
          <w:iCs/>
        </w:rPr>
        <w:t>vs.</w:t>
      </w:r>
      <w:r w:rsidR="0019240A">
        <w:t xml:space="preserve"> late</w:t>
      </w:r>
      <w:r w:rsidR="003458C4">
        <w:t>-</w:t>
      </w:r>
      <w:r w:rsidR="0019240A">
        <w:t xml:space="preserve"> migration phenotypes</w:t>
      </w:r>
      <w:commentRangeEnd w:id="2"/>
      <w:r w:rsidR="00546334">
        <w:rPr>
          <w:rStyle w:val="CommentReference"/>
        </w:rPr>
        <w:commentReference w:id="2"/>
      </w:r>
      <w:r w:rsidR="0019240A">
        <w:t xml:space="preserve">. </w:t>
      </w:r>
      <w:r w:rsidR="0019240A" w:rsidRPr="00960B7D">
        <w:rPr>
          <w:color w:val="000000" w:themeColor="text1"/>
        </w:rPr>
        <w:t xml:space="preserve">Then </w:t>
      </w:r>
      <w:r w:rsidR="00580296">
        <w:rPr>
          <w:color w:val="000000" w:themeColor="text1"/>
        </w:rPr>
        <w:t xml:space="preserve">we examine whether late-summer run adults carry early- or late-migration associated alleles and </w:t>
      </w:r>
      <w:r w:rsidR="0019240A" w:rsidRPr="00960B7D">
        <w:rPr>
          <w:color w:val="000000" w:themeColor="text1"/>
        </w:rPr>
        <w:t xml:space="preserve">assign </w:t>
      </w:r>
      <w:r w:rsidR="0019240A" w:rsidRPr="00365D51">
        <w:rPr>
          <w:color w:val="000000" w:themeColor="text1"/>
          <w:highlight w:val="yellow"/>
        </w:rPr>
        <w:t>half</w:t>
      </w:r>
      <w:r w:rsidR="003458C4" w:rsidRPr="00365D51">
        <w:rPr>
          <w:color w:val="000000" w:themeColor="text1"/>
          <w:highlight w:val="yellow"/>
        </w:rPr>
        <w:t xml:space="preserve"> </w:t>
      </w:r>
      <w:commentRangeStart w:id="3"/>
      <w:r w:rsidR="0019240A" w:rsidRPr="00365D51">
        <w:rPr>
          <w:color w:val="000000" w:themeColor="text1"/>
          <w:highlight w:val="yellow"/>
        </w:rPr>
        <w:t>pounders</w:t>
      </w:r>
      <w:commentRangeEnd w:id="3"/>
      <w:r w:rsidR="00365D51">
        <w:rPr>
          <w:rStyle w:val="CommentReference"/>
        </w:rPr>
        <w:commentReference w:id="3"/>
      </w:r>
      <w:r w:rsidR="0019240A" w:rsidRPr="00960B7D">
        <w:rPr>
          <w:color w:val="000000" w:themeColor="text1"/>
        </w:rPr>
        <w:t xml:space="preserve"> as early</w:t>
      </w:r>
      <w:r w:rsidR="00F472A5">
        <w:rPr>
          <w:color w:val="000000" w:themeColor="text1"/>
        </w:rPr>
        <w:t xml:space="preserve"> </w:t>
      </w:r>
      <w:r w:rsidR="0019240A" w:rsidRPr="00960B7D">
        <w:rPr>
          <w:color w:val="000000" w:themeColor="text1"/>
        </w:rPr>
        <w:t>or late</w:t>
      </w:r>
      <w:r w:rsidR="00F472A5">
        <w:rPr>
          <w:color w:val="000000" w:themeColor="text1"/>
        </w:rPr>
        <w:t xml:space="preserve"> </w:t>
      </w:r>
      <w:r w:rsidR="0019240A" w:rsidRPr="00960B7D">
        <w:rPr>
          <w:color w:val="000000" w:themeColor="text1"/>
        </w:rPr>
        <w:t>migrators</w:t>
      </w:r>
      <w:r w:rsidRPr="00960B7D">
        <w:rPr>
          <w:color w:val="000000" w:themeColor="text1"/>
        </w:rPr>
        <w:t xml:space="preserve">. </w:t>
      </w:r>
      <w:r w:rsidR="00167F39">
        <w:t>B</w:t>
      </w:r>
      <w:r>
        <w:t xml:space="preserve">oth late-summer run adults and </w:t>
      </w:r>
      <w:r w:rsidRPr="00365D51">
        <w:rPr>
          <w:highlight w:val="yellow"/>
        </w:rPr>
        <w:t>half</w:t>
      </w:r>
      <w:r w:rsidR="003458C4" w:rsidRPr="00365D51">
        <w:rPr>
          <w:highlight w:val="yellow"/>
        </w:rPr>
        <w:t xml:space="preserve"> </w:t>
      </w:r>
      <w:r w:rsidRPr="00365D51">
        <w:rPr>
          <w:highlight w:val="yellow"/>
        </w:rPr>
        <w:t>pounders</w:t>
      </w:r>
      <w:r>
        <w:t xml:space="preserve"> bear highly heterozygous genotypes and recombined haplotypes at</w:t>
      </w:r>
      <w:r w:rsidR="0062530F">
        <w:t xml:space="preserve"> </w:t>
      </w:r>
      <w:r w:rsidR="0033438A">
        <w:t xml:space="preserve">the </w:t>
      </w:r>
      <w:bookmarkStart w:id="4" w:name="_Hlk113539044"/>
      <w:r w:rsidR="00D53C89">
        <w:rPr>
          <w:i/>
          <w:iCs/>
        </w:rPr>
        <w:t>greb1l-rock1</w:t>
      </w:r>
      <w:r w:rsidR="0033438A">
        <w:t xml:space="preserve"> region on chromosome 28</w:t>
      </w:r>
      <w:r w:rsidR="00BE4E64">
        <w:t xml:space="preserve"> </w:t>
      </w:r>
      <w:bookmarkEnd w:id="4"/>
      <w:r w:rsidR="00BE4E64">
        <w:t>associated with adult migration timing</w:t>
      </w:r>
      <w:r>
        <w:t>, suggestive of ongoing gene flow among individuals with early- and late-migration haplotypes.</w:t>
      </w:r>
      <w:r w:rsidRPr="005506F4">
        <w:t xml:space="preserve"> </w:t>
      </w:r>
      <w:r>
        <w:t xml:space="preserve">Our classification suggests that </w:t>
      </w:r>
      <w:r w:rsidRPr="007E3727">
        <w:rPr>
          <w:highlight w:val="yellow"/>
        </w:rPr>
        <w:t>half</w:t>
      </w:r>
      <w:r w:rsidR="003458C4" w:rsidRPr="007E3727">
        <w:rPr>
          <w:highlight w:val="yellow"/>
        </w:rPr>
        <w:t xml:space="preserve"> </w:t>
      </w:r>
      <w:r w:rsidRPr="007E3727">
        <w:rPr>
          <w:highlight w:val="yellow"/>
        </w:rPr>
        <w:t>pounders</w:t>
      </w:r>
      <w:r>
        <w:t xml:space="preserve"> are a mixed assemblage</w:t>
      </w:r>
      <w:r w:rsidR="005A2016">
        <w:t xml:space="preserve"> </w:t>
      </w:r>
      <w:r w:rsidR="00C2378E">
        <w:t xml:space="preserve">of </w:t>
      </w:r>
      <w:r w:rsidR="005A2016">
        <w:t xml:space="preserve">offspring </w:t>
      </w:r>
      <w:ins w:id="5" w:author="Kathleen O'Malley" w:date="2023-05-30T08:48:00Z">
        <w:r w:rsidR="00C727A7">
          <w:t>from</w:t>
        </w:r>
      </w:ins>
      <w:del w:id="6" w:author="Kathleen O'Malley" w:date="2023-05-30T08:48:00Z">
        <w:r w:rsidR="005A2016" w:rsidDel="00C727A7">
          <w:delText>of</w:delText>
        </w:r>
      </w:del>
      <w:r>
        <w:t xml:space="preserve"> all three adult runs. </w:t>
      </w:r>
      <w:r w:rsidR="00BE4E64">
        <w:t>W</w:t>
      </w:r>
      <w:r w:rsidR="000A22D7">
        <w:t xml:space="preserve">e </w:t>
      </w:r>
      <w:r w:rsidR="00BE4E64">
        <w:t xml:space="preserve">discuss </w:t>
      </w:r>
      <w:r w:rsidR="000A572A">
        <w:t>the utility of markers</w:t>
      </w:r>
      <w:r w:rsidR="00311EE7">
        <w:t xml:space="preserve"> </w:t>
      </w:r>
      <w:r w:rsidR="000A22D7">
        <w:t xml:space="preserve">within </w:t>
      </w:r>
      <w:r w:rsidR="00311EE7">
        <w:t xml:space="preserve">the </w:t>
      </w:r>
      <w:r w:rsidR="00D53C89">
        <w:rPr>
          <w:i/>
          <w:iCs/>
        </w:rPr>
        <w:t>greb1l-rock1</w:t>
      </w:r>
      <w:r w:rsidR="00CE61A3">
        <w:t xml:space="preserve"> region</w:t>
      </w:r>
      <w:r w:rsidR="000A22D7">
        <w:t xml:space="preserve"> </w:t>
      </w:r>
      <w:r w:rsidR="000A572A">
        <w:t xml:space="preserve">to predict phenotypes </w:t>
      </w:r>
      <w:r w:rsidR="000A22D7">
        <w:t>and</w:t>
      </w:r>
      <w:r>
        <w:t xml:space="preserve"> highlight the need to validate candidate gene</w:t>
      </w:r>
      <w:r w:rsidR="0062530F">
        <w:t xml:space="preserve">-trait associations </w:t>
      </w:r>
      <w:r w:rsidR="000A22D7">
        <w:t xml:space="preserve">across </w:t>
      </w:r>
      <w:r>
        <w:t xml:space="preserve">lineages before applying them for management. </w:t>
      </w:r>
      <w:r w:rsidR="00BE4E64">
        <w:t xml:space="preserve">Finally, we consider the implications of our results on the maintenance of </w:t>
      </w:r>
      <w:r w:rsidR="006512E2">
        <w:t>life history</w:t>
      </w:r>
      <w:r w:rsidR="00BE4E64">
        <w:t xml:space="preserve"> diversity within steelhead.</w:t>
      </w:r>
    </w:p>
    <w:p w14:paraId="25F1ED2B" w14:textId="77777777" w:rsidR="001C7D79" w:rsidRDefault="001C7D79" w:rsidP="00313592">
      <w:pPr>
        <w:spacing w:line="480" w:lineRule="auto"/>
      </w:pPr>
    </w:p>
    <w:p w14:paraId="1E4BA730" w14:textId="0EE6D009" w:rsidR="0041401B" w:rsidRDefault="00190B2D">
      <w:pPr>
        <w:rPr>
          <w:b/>
          <w:bCs/>
        </w:rPr>
      </w:pPr>
      <w:r>
        <w:rPr>
          <w:b/>
          <w:bCs/>
        </w:rPr>
        <w:br w:type="page"/>
      </w:r>
    </w:p>
    <w:p w14:paraId="3CFB6BE5" w14:textId="1A8F2F38" w:rsidR="00764A02" w:rsidRDefault="00764A02" w:rsidP="00764A02">
      <w:pPr>
        <w:rPr>
          <w:b/>
          <w:bCs/>
        </w:rPr>
      </w:pPr>
      <w:commentRangeStart w:id="7"/>
      <w:r>
        <w:rPr>
          <w:b/>
          <w:bCs/>
        </w:rPr>
        <w:lastRenderedPageBreak/>
        <w:t>Introduction</w:t>
      </w:r>
      <w:commentRangeEnd w:id="7"/>
      <w:r w:rsidR="002D3F2D">
        <w:rPr>
          <w:rStyle w:val="CommentReference"/>
        </w:rPr>
        <w:commentReference w:id="7"/>
      </w:r>
    </w:p>
    <w:p w14:paraId="079C3224" w14:textId="77777777" w:rsidR="00267979" w:rsidRDefault="00267979" w:rsidP="00267979">
      <w:pPr>
        <w:rPr>
          <w:color w:val="7030A0"/>
        </w:rPr>
      </w:pPr>
    </w:p>
    <w:p w14:paraId="03C947ED" w14:textId="57BA5CE3" w:rsidR="004D288D" w:rsidRDefault="00267979" w:rsidP="00850D39">
      <w:pPr>
        <w:spacing w:line="480" w:lineRule="auto"/>
        <w:ind w:firstLine="720"/>
        <w:rPr>
          <w:color w:val="000000" w:themeColor="text1"/>
        </w:rPr>
      </w:pPr>
      <w:r w:rsidRPr="001E7A3B">
        <w:rPr>
          <w:color w:val="000000" w:themeColor="text1"/>
        </w:rPr>
        <w:t>Maintaining phenotypic and genetic diversity within species is a primary goal of conservation and management</w:t>
      </w:r>
      <w:r w:rsidR="000E2CCF">
        <w:rPr>
          <w:color w:val="000000" w:themeColor="text1"/>
        </w:rPr>
        <w:t xml:space="preserve"> </w:t>
      </w:r>
      <w:r w:rsidR="000E2CCF">
        <w:rPr>
          <w:color w:val="000000" w:themeColor="text1"/>
        </w:rPr>
        <w:fldChar w:fldCharType="begin"/>
      </w:r>
      <w:r w:rsidR="00B85223">
        <w:rPr>
          <w:color w:val="000000" w:themeColor="text1"/>
        </w:rPr>
        <w:instrText xml:space="preserve"> ADDIN EN.CITE &lt;EndNote&gt;&lt;Cite&gt;&lt;Author&gt;Mimura&lt;/Author&gt;&lt;Year&gt;2017&lt;/Year&gt;&lt;RecNum&gt;1436&lt;/RecNum&gt;&lt;DisplayText&gt;(Mimura et al. 2017)&lt;/DisplayText&gt;&lt;record&gt;&lt;rec-number&gt;1436&lt;/rec-number&gt;&lt;foreign-keys&gt;&lt;key app="EN" db-id="fstdwt0t3xzrskewzvmxpsf80xx25990rfrd" timestamp="1605916572"&gt;1436&lt;/key&gt;&lt;/foreign-keys&gt;&lt;ref-type name="Journal Article"&gt;17&lt;/ref-type&gt;&lt;contributors&gt;&lt;authors&gt;&lt;author&gt;Mimura, Makiko&lt;/author&gt;&lt;author&gt;Yahara, Tetsukazu&lt;/author&gt;&lt;author&gt;Faith, Daniel P&lt;/author&gt;&lt;author&gt;Vázquez‐Domínguez, Ella&lt;/author&gt;&lt;author&gt;Colautti, Robert I&lt;/author&gt;&lt;author&gt;Araki, Hitoshi&lt;/author&gt;&lt;author&gt;Javadi, Firouzeh&lt;/author&gt;&lt;author&gt;Núñez‐Farfán, Juan&lt;/author&gt;&lt;author&gt;Mori, Akira S&lt;/author&gt;&lt;author&gt;Zhou, Shiliang&lt;/author&gt;&lt;/authors&gt;&lt;/contributors&gt;&lt;titles&gt;&lt;title&gt;Understanding and monitoring the consequences of human impacts on intraspecific variation&lt;/title&gt;&lt;secondary-title&gt;Evolutionary applications&lt;/secondary-title&gt;&lt;/titles&gt;&lt;periodical&gt;&lt;full-title&gt;Evolutionary Applications&lt;/full-title&gt;&lt;/periodical&gt;&lt;pages&gt;121-139&lt;/pages&gt;&lt;volume&gt;10&lt;/volume&gt;&lt;number&gt;2&lt;/number&gt;&lt;dates&gt;&lt;year&gt;2017&lt;/year&gt;&lt;/dates&gt;&lt;isbn&gt;1752-4571&lt;/isbn&gt;&lt;urls&gt;&lt;/urls&gt;&lt;/record&gt;&lt;/Cite&gt;&lt;/EndNote&gt;</w:instrText>
      </w:r>
      <w:r w:rsidR="000E2CCF">
        <w:rPr>
          <w:color w:val="000000" w:themeColor="text1"/>
        </w:rPr>
        <w:fldChar w:fldCharType="separate"/>
      </w:r>
      <w:r w:rsidR="00B85223">
        <w:rPr>
          <w:noProof/>
          <w:color w:val="000000" w:themeColor="text1"/>
        </w:rPr>
        <w:t>(Mimura et al. 2017)</w:t>
      </w:r>
      <w:r w:rsidR="000E2CCF">
        <w:rPr>
          <w:color w:val="000000" w:themeColor="text1"/>
        </w:rPr>
        <w:fldChar w:fldCharType="end"/>
      </w:r>
      <w:r w:rsidR="000E2CCF">
        <w:rPr>
          <w:color w:val="000000" w:themeColor="text1"/>
        </w:rPr>
        <w:t xml:space="preserve">. </w:t>
      </w:r>
      <w:r w:rsidRPr="001E7A3B">
        <w:rPr>
          <w:color w:val="000000" w:themeColor="text1"/>
        </w:rPr>
        <w:t xml:space="preserve">Variation in </w:t>
      </w:r>
      <w:r w:rsidR="008A6DBF">
        <w:rPr>
          <w:color w:val="000000" w:themeColor="text1"/>
        </w:rPr>
        <w:t>ecologically</w:t>
      </w:r>
      <w:r w:rsidR="00CE14A3">
        <w:rPr>
          <w:color w:val="000000" w:themeColor="text1"/>
        </w:rPr>
        <w:t xml:space="preserve"> </w:t>
      </w:r>
      <w:r w:rsidR="008A6DBF">
        <w:rPr>
          <w:color w:val="000000" w:themeColor="text1"/>
        </w:rPr>
        <w:t>relevant</w:t>
      </w:r>
      <w:r w:rsidRPr="001E7A3B">
        <w:rPr>
          <w:color w:val="000000" w:themeColor="text1"/>
        </w:rPr>
        <w:t xml:space="preserve"> traits provides </w:t>
      </w:r>
      <w:r>
        <w:rPr>
          <w:color w:val="000000" w:themeColor="text1"/>
        </w:rPr>
        <w:t xml:space="preserve">short-term </w:t>
      </w:r>
      <w:r w:rsidRPr="001E7A3B">
        <w:rPr>
          <w:color w:val="000000" w:themeColor="text1"/>
        </w:rPr>
        <w:t xml:space="preserve">resilience against environmental changes and </w:t>
      </w:r>
      <w:r w:rsidR="007639EF">
        <w:rPr>
          <w:color w:val="000000" w:themeColor="text1"/>
        </w:rPr>
        <w:t xml:space="preserve">may </w:t>
      </w:r>
      <w:r w:rsidRPr="001E7A3B">
        <w:rPr>
          <w:color w:val="000000" w:themeColor="text1"/>
        </w:rPr>
        <w:t>promote long-term survival through evolutionary adaptation</w:t>
      </w:r>
      <w:r w:rsidR="007639EF">
        <w:rPr>
          <w:color w:val="000000" w:themeColor="text1"/>
        </w:rPr>
        <w:t xml:space="preserve"> </w:t>
      </w:r>
      <w:r w:rsidR="007639EF">
        <w:rPr>
          <w:color w:val="000000" w:themeColor="text1"/>
        </w:rPr>
        <w:fldChar w:fldCharType="begin"/>
      </w:r>
      <w:r w:rsidR="00C77A8F">
        <w:rPr>
          <w:color w:val="000000" w:themeColor="text1"/>
        </w:rPr>
        <w:instrText xml:space="preserve"> ADDIN EN.CITE &lt;EndNote&gt;&lt;Cite&gt;&lt;Author&gt;Merilä&lt;/Author&gt;&lt;Year&gt;2014&lt;/Year&gt;&lt;RecNum&gt;546&lt;/RecNum&gt;&lt;DisplayText&gt;(Merilä and Hendry 2014; Schindler et al. 2015)&lt;/DisplayText&gt;&lt;record&gt;&lt;rec-number&gt;546&lt;/rec-number&gt;&lt;foreign-keys&gt;&lt;key app="EN" db-id="fstdwt0t3xzrskewzvmxpsf80xx25990rfrd" timestamp="1469166688"&gt;546&lt;/key&gt;&lt;/foreign-keys&gt;&lt;ref-type name="Journal Article"&gt;17&lt;/ref-type&gt;&lt;contributors&gt;&lt;authors&gt;&lt;author&gt;Merilä, Juha&lt;/author&gt;&lt;author&gt;Hendry, Andrew P.&lt;/author&gt;&lt;/authors&gt;&lt;/contributors&gt;&lt;titles&gt;&lt;title&gt;Climate change, adaptation, and phenotypic plasticity: the problem and the evidence&lt;/title&gt;&lt;secondary-title&gt;Evolutionary Applications&lt;/secondary-title&gt;&lt;/titles&gt;&lt;periodical&gt;&lt;full-title&gt;Evolutionary Applications&lt;/full-title&gt;&lt;/periodical&gt;&lt;pages&gt;1-14&lt;/pages&gt;&lt;volume&gt;7&lt;/volume&gt;&lt;number&gt;1&lt;/number&gt;&lt;keywords&gt;&lt;keyword&gt;environmental change&lt;/keyword&gt;&lt;keyword&gt;evolution&lt;/keyword&gt;&lt;keyword&gt;genetics&lt;/keyword&gt;&lt;keyword&gt;global change&lt;/keyword&gt;&lt;keyword&gt;individual plasticity&lt;/keyword&gt;&lt;keyword&gt;natural selection&lt;/keyword&gt;&lt;/keywords&gt;&lt;dates&gt;&lt;year&gt;2014&lt;/year&gt;&lt;/dates&gt;&lt;isbn&gt;1752-4571&lt;/isbn&gt;&lt;urls&gt;&lt;related-urls&gt;&lt;url&gt;http://dx.doi.org/10.1111/eva.12137&lt;/url&gt;&lt;/related-urls&gt;&lt;/urls&gt;&lt;electronic-resource-num&gt;10.1111/eva.12137&lt;/electronic-resource-num&gt;&lt;/record&gt;&lt;/Cite&gt;&lt;Cite&gt;&lt;Author&gt;Schindler&lt;/Author&gt;&lt;Year&gt;2015&lt;/Year&gt;&lt;RecNum&gt;1437&lt;/RecNum&gt;&lt;record&gt;&lt;rec-number&gt;1437&lt;/rec-number&gt;&lt;foreign-keys&gt;&lt;key app="EN" db-id="fstdwt0t3xzrskewzvmxpsf80xx25990rfrd" timestamp="1605917303"&gt;1437&lt;/key&gt;&lt;/foreign-keys&gt;&lt;ref-type name="Journal Article"&gt;17&lt;/ref-type&gt;&lt;contributors&gt;&lt;authors&gt;&lt;author&gt;Schindler, Daniel E&lt;/author&gt;&lt;author&gt;Armstrong, Jonathan B&lt;/author&gt;&lt;author&gt;Reed, Thomas E&lt;/author&gt;&lt;/authors&gt;&lt;/contributors&gt;&lt;titles&gt;&lt;title&gt;The portfolio concept in ecology and evolution&lt;/title&gt;&lt;secondary-title&gt;Frontiers in Ecology and the Environment&lt;/secondary-title&gt;&lt;/titles&gt;&lt;periodical&gt;&lt;full-title&gt;Frontiers in Ecology and the Environment&lt;/full-title&gt;&lt;/periodical&gt;&lt;pages&gt;257-263&lt;/pages&gt;&lt;volume&gt;13&lt;/volume&gt;&lt;number&gt;5&lt;/number&gt;&lt;dates&gt;&lt;year&gt;2015&lt;/year&gt;&lt;/dates&gt;&lt;isbn&gt;1540-9309&lt;/isbn&gt;&lt;urls&gt;&lt;/urls&gt;&lt;/record&gt;&lt;/Cite&gt;&lt;/EndNote&gt;</w:instrText>
      </w:r>
      <w:r w:rsidR="007639EF">
        <w:rPr>
          <w:color w:val="000000" w:themeColor="text1"/>
        </w:rPr>
        <w:fldChar w:fldCharType="separate"/>
      </w:r>
      <w:r w:rsidR="00C77A8F">
        <w:rPr>
          <w:noProof/>
          <w:color w:val="000000" w:themeColor="text1"/>
        </w:rPr>
        <w:t>(Merilä and Hendry 2014; Schindler et al. 2015)</w:t>
      </w:r>
      <w:r w:rsidR="007639EF">
        <w:rPr>
          <w:color w:val="000000" w:themeColor="text1"/>
        </w:rPr>
        <w:fldChar w:fldCharType="end"/>
      </w:r>
      <w:r w:rsidRPr="001E7A3B">
        <w:rPr>
          <w:color w:val="000000" w:themeColor="text1"/>
        </w:rPr>
        <w:t>.</w:t>
      </w:r>
      <w:r w:rsidR="00702D53">
        <w:rPr>
          <w:color w:val="000000" w:themeColor="text1"/>
        </w:rPr>
        <w:t xml:space="preserve"> </w:t>
      </w:r>
      <w:bookmarkStart w:id="8" w:name="_Hlk67666028"/>
      <w:r w:rsidR="00702D53" w:rsidRPr="00702D53">
        <w:rPr>
          <w:color w:val="000000" w:themeColor="text1"/>
        </w:rPr>
        <w:t>Pacific salmonids (</w:t>
      </w:r>
      <w:r w:rsidR="00702D53" w:rsidRPr="00702D53">
        <w:rPr>
          <w:i/>
          <w:iCs/>
          <w:color w:val="000000" w:themeColor="text1"/>
        </w:rPr>
        <w:t>Oncorhynchus</w:t>
      </w:r>
      <w:r w:rsidR="00702D53" w:rsidRPr="00702D53">
        <w:rPr>
          <w:color w:val="000000" w:themeColor="text1"/>
        </w:rPr>
        <w:t xml:space="preserve"> spp.) exhibit tremendous life history diversity</w:t>
      </w:r>
      <w:r w:rsidR="00E444F3">
        <w:rPr>
          <w:color w:val="000000" w:themeColor="text1"/>
        </w:rPr>
        <w:t xml:space="preserve"> with a</w:t>
      </w:r>
      <w:r w:rsidR="00CD51D6">
        <w:rPr>
          <w:color w:val="000000" w:themeColor="text1"/>
        </w:rPr>
        <w:t xml:space="preserve">nadromous </w:t>
      </w:r>
      <w:r w:rsidR="00E444F3">
        <w:rPr>
          <w:color w:val="000000" w:themeColor="text1"/>
        </w:rPr>
        <w:t>forms</w:t>
      </w:r>
      <w:r w:rsidR="00702D53" w:rsidRPr="00702D53">
        <w:rPr>
          <w:color w:val="000000" w:themeColor="text1"/>
        </w:rPr>
        <w:t xml:space="preserve"> undertak</w:t>
      </w:r>
      <w:r w:rsidR="00E444F3">
        <w:rPr>
          <w:color w:val="000000" w:themeColor="text1"/>
        </w:rPr>
        <w:t>ing</w:t>
      </w:r>
      <w:r w:rsidR="00702D53" w:rsidRPr="00702D53">
        <w:rPr>
          <w:color w:val="000000" w:themeColor="text1"/>
        </w:rPr>
        <w:t xml:space="preserve"> oceanic feeding migrations prior to returning to their natal freshwater environment to spawn</w:t>
      </w:r>
      <w:r w:rsidR="00D67490">
        <w:rPr>
          <w:color w:val="000000" w:themeColor="text1"/>
        </w:rPr>
        <w:t xml:space="preserve"> </w:t>
      </w:r>
      <w:r w:rsidR="00D67490">
        <w:rPr>
          <w:color w:val="000000" w:themeColor="text1"/>
        </w:rPr>
        <w:fldChar w:fldCharType="begin"/>
      </w:r>
      <w:r w:rsidR="00C77A8F">
        <w:rPr>
          <w:color w:val="000000" w:themeColor="text1"/>
        </w:rPr>
        <w:instrText xml:space="preserve"> ADDIN EN.CITE &lt;EndNote&gt;&lt;Cite&gt;&lt;Author&gt;Groot&lt;/Author&gt;&lt;Year&gt;1991&lt;/Year&gt;&lt;RecNum&gt;1518&lt;/RecNum&gt;&lt;DisplayText&gt;(Groot and Margolis 1991)&lt;/DisplayText&gt;&lt;record&gt;&lt;rec-number&gt;1518&lt;/rec-number&gt;&lt;foreign-keys&gt;&lt;key app="EN" db-id="fstdwt0t3xzrskewzvmxpsf80xx25990rfrd" timestamp="1637107436"&gt;1518&lt;/key&gt;&lt;/foreign-keys&gt;&lt;ref-type name="Generic"&gt;13&lt;/ref-type&gt;&lt;contributors&gt;&lt;authors&gt;&lt;author&gt;Groot, C&lt;/author&gt;&lt;author&gt;Margolis, L&lt;/author&gt;&lt;/authors&gt;&lt;/contributors&gt;&lt;titles&gt;&lt;title&gt;Pacific salmon life histories. Vancouver&lt;/title&gt;&lt;/titles&gt;&lt;dates&gt;&lt;year&gt;1991&lt;/year&gt;&lt;/dates&gt;&lt;publisher&gt;British Columbia (Canada). UBC Press&lt;/publisher&gt;&lt;urls&gt;&lt;/urls&gt;&lt;/record&gt;&lt;/Cite&gt;&lt;/EndNote&gt;</w:instrText>
      </w:r>
      <w:r w:rsidR="00D67490">
        <w:rPr>
          <w:color w:val="000000" w:themeColor="text1"/>
        </w:rPr>
        <w:fldChar w:fldCharType="separate"/>
      </w:r>
      <w:r w:rsidR="00C77A8F">
        <w:rPr>
          <w:noProof/>
          <w:color w:val="000000" w:themeColor="text1"/>
        </w:rPr>
        <w:t>(Groot and Margolis 1991)</w:t>
      </w:r>
      <w:r w:rsidR="00D67490">
        <w:rPr>
          <w:color w:val="000000" w:themeColor="text1"/>
        </w:rPr>
        <w:fldChar w:fldCharType="end"/>
      </w:r>
      <w:r w:rsidR="00D67490">
        <w:rPr>
          <w:color w:val="000000" w:themeColor="text1"/>
        </w:rPr>
        <w:t xml:space="preserve">. </w:t>
      </w:r>
      <w:bookmarkStart w:id="9" w:name="_Hlk67666091"/>
      <w:bookmarkEnd w:id="8"/>
      <w:r w:rsidR="00702D53" w:rsidRPr="00702D53">
        <w:rPr>
          <w:color w:val="000000" w:themeColor="text1"/>
        </w:rPr>
        <w:t xml:space="preserve">The timing of adult migration to freshwater varies within species and has been used </w:t>
      </w:r>
      <w:r w:rsidR="00CE14A3" w:rsidRPr="00702D53">
        <w:rPr>
          <w:color w:val="000000" w:themeColor="text1"/>
        </w:rPr>
        <w:t xml:space="preserve">for more than a century </w:t>
      </w:r>
      <w:r w:rsidR="00702D53" w:rsidRPr="00702D53">
        <w:rPr>
          <w:color w:val="000000" w:themeColor="text1"/>
        </w:rPr>
        <w:t xml:space="preserve">to define salmon and steelhead stocks (Kostow 2009). </w:t>
      </w:r>
      <w:r w:rsidR="00584FDC">
        <w:rPr>
          <w:color w:val="000000" w:themeColor="text1"/>
        </w:rPr>
        <w:t xml:space="preserve">This </w:t>
      </w:r>
      <w:r w:rsidR="00584FDC" w:rsidRPr="00584FDC">
        <w:rPr>
          <w:color w:val="000000" w:themeColor="text1"/>
        </w:rPr>
        <w:t xml:space="preserve">portfolio of </w:t>
      </w:r>
      <w:r w:rsidR="00584FDC">
        <w:rPr>
          <w:color w:val="000000" w:themeColor="text1"/>
        </w:rPr>
        <w:t xml:space="preserve">adult migration timing </w:t>
      </w:r>
      <w:r w:rsidR="00584FDC" w:rsidRPr="00584FDC">
        <w:rPr>
          <w:color w:val="000000" w:themeColor="text1"/>
        </w:rPr>
        <w:t xml:space="preserve">variation is a major focus of researchers and managers hoping to take advantage of the relationship between diversity and stability </w:t>
      </w:r>
      <w:r w:rsidR="00473376">
        <w:rPr>
          <w:color w:val="000000" w:themeColor="text1"/>
        </w:rPr>
        <w:fldChar w:fldCharType="begin">
          <w:fldData xml:space="preserve">PEVuZE5vdGU+PENpdGU+PEF1dGhvcj5Gb3JkPC9BdXRob3I+PFllYXI+MjAyMDwvWWVhcj48UmVj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Y2llbmNlczwvZnVsbC10aXRsZT48L3BlcmlvZGljYWw+PHBhZ2VzPjE4NjAtMTg3NTwvcGFnZXM+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PEVuZE5vdGU+PENpdGU+PEF1dGhvcj5Gb3JkPC9BdXRob3I+PFllYXI+MjAyMDwvWWVhcj48UmVj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Y2llbmNlczwvZnVsbC10aXRsZT48L3BlcmlvZGljYWw+PHBhZ2VzPjE4NjAtMTg3NTwvcGFnZXM+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00473376">
        <w:rPr>
          <w:color w:val="000000" w:themeColor="text1"/>
        </w:rPr>
      </w:r>
      <w:r w:rsidR="00473376">
        <w:rPr>
          <w:color w:val="000000" w:themeColor="text1"/>
        </w:rPr>
        <w:fldChar w:fldCharType="separate"/>
      </w:r>
      <w:r w:rsidR="00C77A8F">
        <w:rPr>
          <w:noProof/>
          <w:color w:val="000000" w:themeColor="text1"/>
        </w:rPr>
        <w:t>(Greene et al. 2010; Schindler et al. 2010; Satterthwaite and Carlson 2015; Ford et al. 2020)</w:t>
      </w:r>
      <w:r w:rsidR="00473376">
        <w:rPr>
          <w:color w:val="000000" w:themeColor="text1"/>
        </w:rPr>
        <w:fldChar w:fldCharType="end"/>
      </w:r>
      <w:r w:rsidR="00584FDC" w:rsidRPr="00584FDC">
        <w:rPr>
          <w:color w:val="000000" w:themeColor="text1"/>
        </w:rPr>
        <w:t>.</w:t>
      </w:r>
    </w:p>
    <w:bookmarkEnd w:id="9"/>
    <w:p w14:paraId="0E3C457B" w14:textId="43DF0B3B" w:rsidR="00267979" w:rsidRDefault="00473376" w:rsidP="00850D39">
      <w:pPr>
        <w:spacing w:line="480" w:lineRule="auto"/>
        <w:ind w:firstLine="720"/>
        <w:rPr>
          <w:color w:val="000000" w:themeColor="text1"/>
        </w:rPr>
      </w:pPr>
      <w:r w:rsidRPr="007F2009">
        <w:rPr>
          <w:color w:val="000000" w:themeColor="text1"/>
        </w:rPr>
        <w:t>While migratory phenotypes in Pacific salmon</w:t>
      </w:r>
      <w:r>
        <w:rPr>
          <w:color w:val="000000" w:themeColor="text1"/>
        </w:rPr>
        <w:t>ids</w:t>
      </w:r>
      <w:r w:rsidRPr="007F2009">
        <w:rPr>
          <w:color w:val="000000" w:themeColor="text1"/>
        </w:rPr>
        <w:t xml:space="preserve"> are complex, variation within some rivers can be characterized by two </w:t>
      </w:r>
      <w:r>
        <w:rPr>
          <w:color w:val="000000" w:themeColor="text1"/>
        </w:rPr>
        <w:t xml:space="preserve">adult migratory types. </w:t>
      </w:r>
      <w:r w:rsidR="0023152A">
        <w:rPr>
          <w:color w:val="000000" w:themeColor="text1"/>
        </w:rPr>
        <w:t>S</w:t>
      </w:r>
      <w:r w:rsidR="00124B7D">
        <w:rPr>
          <w:color w:val="000000" w:themeColor="text1"/>
        </w:rPr>
        <w:t>pring</w:t>
      </w:r>
      <w:r w:rsidR="0092588B">
        <w:rPr>
          <w:color w:val="000000" w:themeColor="text1"/>
        </w:rPr>
        <w:t>-</w:t>
      </w:r>
      <w:r w:rsidR="00124B7D">
        <w:rPr>
          <w:color w:val="000000" w:themeColor="text1"/>
        </w:rPr>
        <w:t>returning Chinook salmon</w:t>
      </w:r>
      <w:r w:rsidR="00E444F3">
        <w:rPr>
          <w:color w:val="000000" w:themeColor="text1"/>
        </w:rPr>
        <w:t xml:space="preserve"> (</w:t>
      </w:r>
      <w:r w:rsidR="00E444F3">
        <w:rPr>
          <w:i/>
          <w:iCs/>
          <w:color w:val="000000" w:themeColor="text1"/>
        </w:rPr>
        <w:t>O. tshawytscha</w:t>
      </w:r>
      <w:r w:rsidR="00E444F3">
        <w:rPr>
          <w:color w:val="000000" w:themeColor="text1"/>
        </w:rPr>
        <w:t>)</w:t>
      </w:r>
      <w:r w:rsidR="00124B7D">
        <w:rPr>
          <w:color w:val="000000" w:themeColor="text1"/>
        </w:rPr>
        <w:t xml:space="preserve"> </w:t>
      </w:r>
      <w:r w:rsidR="0023152A">
        <w:rPr>
          <w:color w:val="000000" w:themeColor="text1"/>
        </w:rPr>
        <w:t>and summer</w:t>
      </w:r>
      <w:r w:rsidR="0092588B">
        <w:rPr>
          <w:color w:val="000000" w:themeColor="text1"/>
        </w:rPr>
        <w:t>-</w:t>
      </w:r>
      <w:r w:rsidR="0023152A">
        <w:rPr>
          <w:color w:val="000000" w:themeColor="text1"/>
        </w:rPr>
        <w:t>returning steelhead (</w:t>
      </w:r>
      <w:r w:rsidR="0023152A">
        <w:rPr>
          <w:i/>
          <w:iCs/>
          <w:color w:val="000000" w:themeColor="text1"/>
        </w:rPr>
        <w:t>O. mykiss</w:t>
      </w:r>
      <w:r w:rsidR="0023152A">
        <w:rPr>
          <w:color w:val="000000" w:themeColor="text1"/>
        </w:rPr>
        <w:t xml:space="preserve">) </w:t>
      </w:r>
      <w:r w:rsidR="00124B7D">
        <w:rPr>
          <w:color w:val="000000" w:themeColor="text1"/>
        </w:rPr>
        <w:t>are referred to as “early</w:t>
      </w:r>
      <w:r w:rsidR="003458C4">
        <w:rPr>
          <w:color w:val="000000" w:themeColor="text1"/>
        </w:rPr>
        <w:t xml:space="preserve"> </w:t>
      </w:r>
      <w:r w:rsidR="00924FAB">
        <w:rPr>
          <w:color w:val="000000" w:themeColor="text1"/>
        </w:rPr>
        <w:t>migrat</w:t>
      </w:r>
      <w:r w:rsidR="003458C4">
        <w:rPr>
          <w:color w:val="000000" w:themeColor="text1"/>
        </w:rPr>
        <w:t>ors</w:t>
      </w:r>
      <w:r w:rsidR="00553D89">
        <w:rPr>
          <w:color w:val="000000" w:themeColor="text1"/>
        </w:rPr>
        <w:t>,</w:t>
      </w:r>
      <w:r w:rsidR="00D72A07">
        <w:rPr>
          <w:color w:val="000000" w:themeColor="text1"/>
        </w:rPr>
        <w:t>”</w:t>
      </w:r>
      <w:r w:rsidR="00553D89">
        <w:rPr>
          <w:color w:val="000000" w:themeColor="text1"/>
        </w:rPr>
        <w:t xml:space="preserve"> while</w:t>
      </w:r>
      <w:r w:rsidR="00124B7D">
        <w:rPr>
          <w:color w:val="000000" w:themeColor="text1"/>
        </w:rPr>
        <w:t xml:space="preserve"> Chinook salmon that return in fall</w:t>
      </w:r>
      <w:r w:rsidR="0023152A">
        <w:rPr>
          <w:color w:val="000000" w:themeColor="text1"/>
        </w:rPr>
        <w:t xml:space="preserve"> and steelhead that return in winter </w:t>
      </w:r>
      <w:r w:rsidR="00124B7D">
        <w:rPr>
          <w:color w:val="000000" w:themeColor="text1"/>
        </w:rPr>
        <w:t>are considered “late</w:t>
      </w:r>
      <w:r w:rsidR="003458C4">
        <w:rPr>
          <w:color w:val="000000" w:themeColor="text1"/>
        </w:rPr>
        <w:t xml:space="preserve"> </w:t>
      </w:r>
      <w:r w:rsidR="00124B7D">
        <w:rPr>
          <w:color w:val="000000" w:themeColor="text1"/>
        </w:rPr>
        <w:t>migrat</w:t>
      </w:r>
      <w:r w:rsidR="003458C4">
        <w:rPr>
          <w:color w:val="000000" w:themeColor="text1"/>
        </w:rPr>
        <w:t>ors</w:t>
      </w:r>
      <w:r w:rsidR="00124B7D">
        <w:rPr>
          <w:color w:val="000000" w:themeColor="text1"/>
        </w:rPr>
        <w:t xml:space="preserve">.” </w:t>
      </w:r>
      <w:r w:rsidR="00C134BD" w:rsidRPr="00C134BD">
        <w:rPr>
          <w:color w:val="000000" w:themeColor="text1"/>
        </w:rPr>
        <w:t>Early</w:t>
      </w:r>
      <w:r w:rsidR="003458C4">
        <w:rPr>
          <w:color w:val="000000" w:themeColor="text1"/>
        </w:rPr>
        <w:t xml:space="preserve"> </w:t>
      </w:r>
      <w:r w:rsidR="00C134BD" w:rsidRPr="00C134BD">
        <w:rPr>
          <w:color w:val="000000" w:themeColor="text1"/>
        </w:rPr>
        <w:t>migrat</w:t>
      </w:r>
      <w:r w:rsidR="00AA2BA6">
        <w:rPr>
          <w:color w:val="000000" w:themeColor="text1"/>
        </w:rPr>
        <w:t xml:space="preserve">ors </w:t>
      </w:r>
      <w:r w:rsidR="00C134BD" w:rsidRPr="00C134BD">
        <w:rPr>
          <w:color w:val="000000" w:themeColor="text1"/>
        </w:rPr>
        <w:t>tend to begin their migrations in a sexually immature state, and mature while holding in freshwater habitats, while late</w:t>
      </w:r>
      <w:r w:rsidR="003458C4">
        <w:rPr>
          <w:color w:val="000000" w:themeColor="text1"/>
        </w:rPr>
        <w:t xml:space="preserve"> </w:t>
      </w:r>
      <w:r w:rsidR="00C134BD" w:rsidRPr="00C134BD">
        <w:rPr>
          <w:color w:val="000000" w:themeColor="text1"/>
        </w:rPr>
        <w:t>migra</w:t>
      </w:r>
      <w:r w:rsidR="00AA2BA6">
        <w:rPr>
          <w:color w:val="000000" w:themeColor="text1"/>
        </w:rPr>
        <w:t>tors</w:t>
      </w:r>
      <w:r w:rsidR="00C134BD" w:rsidRPr="00C134BD">
        <w:rPr>
          <w:color w:val="000000" w:themeColor="text1"/>
        </w:rPr>
        <w:t xml:space="preserve"> arrive in freshwater with more developed gonads and rapidly ascend rivers shortly before spawning </w:t>
      </w:r>
      <w:r w:rsidR="00B85223">
        <w:rPr>
          <w:color w:val="000000" w:themeColor="text1"/>
        </w:rPr>
        <w:fldChar w:fldCharType="begin"/>
      </w:r>
      <w:r w:rsidR="00C77A8F">
        <w:rPr>
          <w:color w:val="000000" w:themeColor="text1"/>
        </w:rPr>
        <w:instrText xml:space="preserve"> ADDIN EN.CITE &lt;EndNote&gt;&lt;Cite&gt;&lt;Author&gt;Hearsey&lt;/Author&gt;&lt;Year&gt;2015&lt;/Year&gt;&lt;RecNum&gt;1458&lt;/RecNum&gt;&lt;DisplayText&gt;(Hearsey and Kinziger 2015)&lt;/DisplayText&gt;&lt;record&gt;&lt;rec-number&gt;1458&lt;/rec-number&gt;&lt;foreign-keys&gt;&lt;key app="EN" db-id="fstdwt0t3xzrskewzvmxpsf80xx25990rfrd" timestamp="1606177384"&gt;1458&lt;/key&gt;&lt;/foreign-keys&gt;&lt;ref-type name="Journal Article"&gt;17&lt;/ref-type&gt;&lt;contributors&gt;&lt;authors&gt;&lt;author&gt;Hearsey, James W.&lt;/author&gt;&lt;author&gt;Kinziger, Andrew P.&lt;/author&gt;&lt;/authors&gt;&lt;/contributors&gt;&lt;titles&gt;&lt;title&gt;Diversity in sympatric chinook salmon runs: timing, relative fat content and maturation&lt;/title&gt;&lt;secondary-title&gt;Environmental Biology of Fishes&lt;/secondary-title&gt;&lt;/titles&gt;&lt;periodical&gt;&lt;full-title&gt;Environmental Biology of Fishes&lt;/full-title&gt;&lt;/periodical&gt;&lt;pages&gt;413-423&lt;/pages&gt;&lt;volume&gt;98&lt;/volume&gt;&lt;number&gt;1&lt;/number&gt;&lt;dates&gt;&lt;year&gt;2015&lt;/year&gt;&lt;pub-dates&gt;&lt;date&gt;2015/01/01&lt;/date&gt;&lt;/pub-dates&gt;&lt;/dates&gt;&lt;isbn&gt;1573-5133&lt;/isbn&gt;&lt;urls&gt;&lt;related-urls&gt;&lt;url&gt;https://doi.org/10.1007/s10641-014-0272-5&lt;/url&gt;&lt;/related-urls&gt;&lt;/urls&gt;&lt;electronic-resource-num&gt;10.1007/s10641-014-0272-5&lt;/electronic-resource-num&gt;&lt;/record&gt;&lt;/Cite&gt;&lt;/EndNote&gt;</w:instrText>
      </w:r>
      <w:r w:rsidR="00B85223">
        <w:rPr>
          <w:color w:val="000000" w:themeColor="text1"/>
        </w:rPr>
        <w:fldChar w:fldCharType="separate"/>
      </w:r>
      <w:r w:rsidR="00C77A8F">
        <w:rPr>
          <w:noProof/>
          <w:color w:val="000000" w:themeColor="text1"/>
        </w:rPr>
        <w:t>(Hearsey and Kinziger 2015)</w:t>
      </w:r>
      <w:r w:rsidR="00B85223">
        <w:rPr>
          <w:color w:val="000000" w:themeColor="text1"/>
        </w:rPr>
        <w:fldChar w:fldCharType="end"/>
      </w:r>
      <w:r w:rsidR="00B85223">
        <w:rPr>
          <w:color w:val="000000" w:themeColor="text1"/>
        </w:rPr>
        <w:t>.</w:t>
      </w:r>
      <w:r w:rsidR="00C134BD" w:rsidRPr="00C134BD">
        <w:rPr>
          <w:color w:val="000000" w:themeColor="text1"/>
        </w:rPr>
        <w:t xml:space="preserve"> Early migration is associated with numerous behavioral, physiological</w:t>
      </w:r>
      <w:r w:rsidR="00EE3657">
        <w:rPr>
          <w:color w:val="000000" w:themeColor="text1"/>
        </w:rPr>
        <w:t>,</w:t>
      </w:r>
      <w:r w:rsidR="00C134BD" w:rsidRPr="00C134BD">
        <w:rPr>
          <w:color w:val="000000" w:themeColor="text1"/>
        </w:rPr>
        <w:t xml:space="preserve"> and morphological </w:t>
      </w:r>
      <w:r w:rsidR="00EF31C3">
        <w:rPr>
          <w:color w:val="000000" w:themeColor="text1"/>
        </w:rPr>
        <w:t>traits</w:t>
      </w:r>
      <w:r w:rsidR="00EF31C3" w:rsidRPr="00C134BD">
        <w:rPr>
          <w:color w:val="000000" w:themeColor="text1"/>
        </w:rPr>
        <w:t xml:space="preserve"> </w:t>
      </w:r>
      <w:r w:rsidR="00C134BD" w:rsidRPr="00C134BD">
        <w:rPr>
          <w:color w:val="000000" w:themeColor="text1"/>
        </w:rPr>
        <w:t xml:space="preserve">that </w:t>
      </w:r>
      <w:r w:rsidR="00EF31C3">
        <w:rPr>
          <w:color w:val="000000" w:themeColor="text1"/>
        </w:rPr>
        <w:t xml:space="preserve">may </w:t>
      </w:r>
      <w:r w:rsidR="00C134BD" w:rsidRPr="00C134BD">
        <w:rPr>
          <w:color w:val="000000" w:themeColor="text1"/>
        </w:rPr>
        <w:t>facilitat</w:t>
      </w:r>
      <w:r w:rsidR="00124B7D">
        <w:rPr>
          <w:color w:val="000000" w:themeColor="text1"/>
        </w:rPr>
        <w:t>e</w:t>
      </w:r>
      <w:r w:rsidR="00C134BD" w:rsidRPr="00C134BD">
        <w:rPr>
          <w:color w:val="000000" w:themeColor="text1"/>
        </w:rPr>
        <w:t xml:space="preserve"> holding through summer months and permit access to distinct freshwater habitats farther from the ocean and at higher elevations. However, early </w:t>
      </w:r>
      <w:r w:rsidR="00C134BD" w:rsidRPr="00C134BD">
        <w:rPr>
          <w:color w:val="000000" w:themeColor="text1"/>
        </w:rPr>
        <w:lastRenderedPageBreak/>
        <w:t xml:space="preserve">migration imposes substantial costs (Quinn et al. 2016). Individuals must arrive with enough stored energy to survive until spawning in upstream habitats that expose them to </w:t>
      </w:r>
      <w:r w:rsidR="009A31BC">
        <w:rPr>
          <w:color w:val="000000" w:themeColor="text1"/>
        </w:rPr>
        <w:t xml:space="preserve">additional risk of </w:t>
      </w:r>
      <w:r w:rsidR="00C134BD" w:rsidRPr="00C134BD">
        <w:rPr>
          <w:color w:val="000000" w:themeColor="text1"/>
        </w:rPr>
        <w:t>disease, predation</w:t>
      </w:r>
      <w:r w:rsidR="00EE3657">
        <w:rPr>
          <w:color w:val="000000" w:themeColor="text1"/>
        </w:rPr>
        <w:t>,</w:t>
      </w:r>
      <w:r w:rsidR="00C134BD" w:rsidRPr="00C134BD">
        <w:rPr>
          <w:color w:val="000000" w:themeColor="text1"/>
        </w:rPr>
        <w:t xml:space="preserve"> and unfavorable environmental conditions.</w:t>
      </w:r>
      <w:r w:rsidR="00EF31C3">
        <w:rPr>
          <w:color w:val="000000" w:themeColor="text1"/>
        </w:rPr>
        <w:t xml:space="preserve"> While complete allopatry is </w:t>
      </w:r>
      <w:r w:rsidR="001C0030">
        <w:rPr>
          <w:color w:val="000000" w:themeColor="text1"/>
        </w:rPr>
        <w:t>uncommon</w:t>
      </w:r>
      <w:r w:rsidR="00EF31C3">
        <w:rPr>
          <w:color w:val="000000" w:themeColor="text1"/>
        </w:rPr>
        <w:t>, upstream spawning habitats preferentially used by early</w:t>
      </w:r>
      <w:r w:rsidR="003458C4">
        <w:rPr>
          <w:color w:val="000000" w:themeColor="text1"/>
        </w:rPr>
        <w:t xml:space="preserve"> </w:t>
      </w:r>
      <w:r w:rsidR="00EF31C3">
        <w:rPr>
          <w:color w:val="000000" w:themeColor="text1"/>
        </w:rPr>
        <w:t>migrators</w:t>
      </w:r>
      <w:r w:rsidR="00C134BD" w:rsidRPr="00C134BD">
        <w:rPr>
          <w:color w:val="000000" w:themeColor="text1"/>
        </w:rPr>
        <w:t xml:space="preserve"> are also particularly impacted by human activities</w:t>
      </w:r>
      <w:r w:rsidR="008D670D">
        <w:rPr>
          <w:color w:val="000000" w:themeColor="text1"/>
        </w:rPr>
        <w:t xml:space="preserve"> through</w:t>
      </w:r>
      <w:r w:rsidR="009B1447">
        <w:rPr>
          <w:color w:val="000000" w:themeColor="text1"/>
        </w:rPr>
        <w:t xml:space="preserve"> </w:t>
      </w:r>
      <w:r w:rsidR="001C0030">
        <w:rPr>
          <w:color w:val="000000" w:themeColor="text1"/>
        </w:rPr>
        <w:t>changes to</w:t>
      </w:r>
      <w:r w:rsidR="009B1447">
        <w:rPr>
          <w:color w:val="000000" w:themeColor="text1"/>
        </w:rPr>
        <w:t xml:space="preserve"> </w:t>
      </w:r>
      <w:r w:rsidR="008D670D">
        <w:rPr>
          <w:color w:val="000000" w:themeColor="text1"/>
        </w:rPr>
        <w:t>passage</w:t>
      </w:r>
      <w:r w:rsidR="00C134BD" w:rsidRPr="00C134BD">
        <w:rPr>
          <w:color w:val="000000" w:themeColor="text1"/>
        </w:rPr>
        <w:t xml:space="preserve"> </w:t>
      </w:r>
      <w:r w:rsidR="009B1447">
        <w:rPr>
          <w:color w:val="000000" w:themeColor="text1"/>
        </w:rPr>
        <w:t xml:space="preserve">barriers and stronger impacts of climate change </w:t>
      </w:r>
      <w:r w:rsidR="000B42BD">
        <w:rPr>
          <w:color w:val="000000" w:themeColor="text1"/>
        </w:rPr>
        <w:fldChar w:fldCharType="begin">
          <w:fldData xml:space="preserve">PEVuZE5vdGU+PENpdGU+PEF1dGhvcj5NY0NsdXJlPC9BdXRob3I+PFllYXI+MjAwODwvWWVhcj48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PEVuZE5vdGU+PENpdGU+PEF1dGhvcj5NY0NsdXJlPC9BdXRob3I+PFllYXI+MjAwODwvWWVhcj48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000B42BD">
        <w:rPr>
          <w:color w:val="000000" w:themeColor="text1"/>
        </w:rPr>
      </w:r>
      <w:r w:rsidR="000B42BD">
        <w:rPr>
          <w:color w:val="000000" w:themeColor="text1"/>
        </w:rPr>
        <w:fldChar w:fldCharType="separate"/>
      </w:r>
      <w:r w:rsidR="00C77A8F">
        <w:rPr>
          <w:noProof/>
          <w:color w:val="000000" w:themeColor="text1"/>
        </w:rPr>
        <w:t>(Beechie et al. 2006; McClure et al. 2008; Sheer and Steel 2011; Crozier et al. 2019)</w:t>
      </w:r>
      <w:r w:rsidR="000B42BD">
        <w:rPr>
          <w:color w:val="000000" w:themeColor="text1"/>
        </w:rPr>
        <w:fldChar w:fldCharType="end"/>
      </w:r>
      <w:r w:rsidR="000B42BD">
        <w:rPr>
          <w:color w:val="000000" w:themeColor="text1"/>
        </w:rPr>
        <w:t>.</w:t>
      </w:r>
      <w:r w:rsidR="00267979">
        <w:rPr>
          <w:color w:val="000000" w:themeColor="text1"/>
        </w:rPr>
        <w:t xml:space="preserve"> </w:t>
      </w:r>
    </w:p>
    <w:p w14:paraId="3AF3C61A" w14:textId="2EDC8ED5" w:rsidR="00267979" w:rsidRDefault="00267979" w:rsidP="00850D39">
      <w:pPr>
        <w:spacing w:line="480" w:lineRule="auto"/>
        <w:ind w:firstLine="720"/>
        <w:rPr>
          <w:color w:val="000000" w:themeColor="text1"/>
        </w:rPr>
      </w:pPr>
      <w:r>
        <w:rPr>
          <w:color w:val="000000" w:themeColor="text1"/>
        </w:rPr>
        <w:t xml:space="preserve">In addition to promoting stability </w:t>
      </w:r>
      <w:r w:rsidR="00F77CF4">
        <w:rPr>
          <w:color w:val="000000" w:themeColor="text1"/>
        </w:rPr>
        <w:t xml:space="preserve">and long-term viability </w:t>
      </w:r>
      <w:r w:rsidR="00A7159A" w:rsidRPr="00A7159A">
        <w:rPr>
          <w:color w:val="000000" w:themeColor="text1"/>
        </w:rPr>
        <w:t>by contributing to the portfolio of variation</w:t>
      </w:r>
      <w:r>
        <w:rPr>
          <w:color w:val="000000" w:themeColor="text1"/>
        </w:rPr>
        <w:t xml:space="preserve">, </w:t>
      </w:r>
      <w:r w:rsidR="004E6296">
        <w:rPr>
          <w:color w:val="000000" w:themeColor="text1"/>
        </w:rPr>
        <w:t>e</w:t>
      </w:r>
      <w:r w:rsidR="00084412">
        <w:rPr>
          <w:color w:val="000000" w:themeColor="text1"/>
        </w:rPr>
        <w:t>arly</w:t>
      </w:r>
      <w:r w:rsidR="006F797E">
        <w:rPr>
          <w:color w:val="000000" w:themeColor="text1"/>
        </w:rPr>
        <w:t>-</w:t>
      </w:r>
      <w:commentRangeStart w:id="10"/>
      <w:r>
        <w:rPr>
          <w:color w:val="000000" w:themeColor="text1"/>
        </w:rPr>
        <w:t>migrating</w:t>
      </w:r>
      <w:commentRangeEnd w:id="10"/>
      <w:r w:rsidR="00B25C28">
        <w:rPr>
          <w:rStyle w:val="CommentReference"/>
        </w:rPr>
        <w:commentReference w:id="10"/>
      </w:r>
      <w:r>
        <w:rPr>
          <w:color w:val="000000" w:themeColor="text1"/>
        </w:rPr>
        <w:t xml:space="preserve"> </w:t>
      </w:r>
      <w:r w:rsidR="008A6DBF">
        <w:rPr>
          <w:color w:val="000000" w:themeColor="text1"/>
        </w:rPr>
        <w:t>Chinook salmon</w:t>
      </w:r>
      <w:r w:rsidR="0023152A">
        <w:rPr>
          <w:color w:val="000000" w:themeColor="text1"/>
        </w:rPr>
        <w:t xml:space="preserve"> and steelhead</w:t>
      </w:r>
      <w:r w:rsidR="008A6DBF">
        <w:rPr>
          <w:color w:val="000000" w:themeColor="text1"/>
        </w:rPr>
        <w:t xml:space="preserve"> </w:t>
      </w:r>
      <w:r>
        <w:rPr>
          <w:color w:val="000000" w:themeColor="text1"/>
        </w:rPr>
        <w:t>are ecologically, culturally and socially</w:t>
      </w:r>
      <w:r w:rsidR="00FD6DCB">
        <w:rPr>
          <w:color w:val="000000" w:themeColor="text1"/>
        </w:rPr>
        <w:t xml:space="preserve"> significant</w:t>
      </w:r>
      <w:r w:rsidRPr="00324EFD">
        <w:rPr>
          <w:color w:val="000000" w:themeColor="text1"/>
        </w:rPr>
        <w:t xml:space="preserve">. </w:t>
      </w:r>
      <w:r w:rsidR="00F219B2" w:rsidRPr="00324EFD">
        <w:rPr>
          <w:color w:val="000000" w:themeColor="text1"/>
        </w:rPr>
        <w:t>Early</w:t>
      </w:r>
      <w:r w:rsidR="003458C4">
        <w:rPr>
          <w:color w:val="000000" w:themeColor="text1"/>
        </w:rPr>
        <w:t xml:space="preserve"> </w:t>
      </w:r>
      <w:r w:rsidR="00F219B2">
        <w:rPr>
          <w:color w:val="000000" w:themeColor="text1"/>
        </w:rPr>
        <w:t>migrat</w:t>
      </w:r>
      <w:r w:rsidR="00AA2BA6">
        <w:rPr>
          <w:color w:val="000000" w:themeColor="text1"/>
        </w:rPr>
        <w:t xml:space="preserve">ors </w:t>
      </w:r>
      <w:r w:rsidR="00F219B2" w:rsidRPr="00324EFD">
        <w:rPr>
          <w:color w:val="000000" w:themeColor="text1"/>
        </w:rPr>
        <w:t>bring marine-</w:t>
      </w:r>
      <w:r w:rsidR="00251A96">
        <w:rPr>
          <w:color w:val="000000" w:themeColor="text1"/>
        </w:rPr>
        <w:t xml:space="preserve">derived </w:t>
      </w:r>
      <w:r w:rsidR="00F219B2" w:rsidRPr="00324EFD">
        <w:rPr>
          <w:color w:val="000000" w:themeColor="text1"/>
        </w:rPr>
        <w:t>nutrients high</w:t>
      </w:r>
      <w:r w:rsidR="00722B49">
        <w:rPr>
          <w:color w:val="000000" w:themeColor="text1"/>
        </w:rPr>
        <w:t>er</w:t>
      </w:r>
      <w:r w:rsidR="00F219B2" w:rsidRPr="00324EFD">
        <w:rPr>
          <w:color w:val="000000" w:themeColor="text1"/>
        </w:rPr>
        <w:t xml:space="preserve"> into watersheds</w:t>
      </w:r>
      <w:r w:rsidR="00722B49">
        <w:rPr>
          <w:color w:val="000000" w:themeColor="text1"/>
        </w:rPr>
        <w:t xml:space="preserve"> and are available as prey for longer than late</w:t>
      </w:r>
      <w:r w:rsidR="003458C4">
        <w:rPr>
          <w:color w:val="000000" w:themeColor="text1"/>
        </w:rPr>
        <w:t xml:space="preserve"> </w:t>
      </w:r>
      <w:r w:rsidR="00722B49">
        <w:rPr>
          <w:color w:val="000000" w:themeColor="text1"/>
        </w:rPr>
        <w:t xml:space="preserve">migrators </w:t>
      </w:r>
      <w:r w:rsidR="00A67189">
        <w:rPr>
          <w:color w:val="000000" w:themeColor="text1"/>
        </w:rPr>
        <w:fldChar w:fldCharType="begin"/>
      </w:r>
      <w:r w:rsidR="00A67189">
        <w:rPr>
          <w:color w:val="000000" w:themeColor="text1"/>
        </w:rPr>
        <w:instrText xml:space="preserve"> ADDIN EN.CITE &lt;EndNote&gt;&lt;Cite&gt;&lt;Author&gt;Quinn&lt;/Author&gt;&lt;Year&gt;2016&lt;/Year&gt;&lt;RecNum&gt;1447&lt;/RecNum&gt;&lt;DisplayText&gt;(Quinn et al. 2016)&lt;/DisplayText&gt;&lt;record&gt;&lt;rec-number&gt;1447&lt;/rec-number&gt;&lt;foreign-keys&gt;&lt;key app="EN" db-id="fstdwt0t3xzrskewzvmxpsf80xx25990rfrd" timestamp="1605919831"&gt;1447&lt;/key&gt;&lt;key app="ENWeb" db-id=""&gt;0&lt;/key&gt;&lt;/foreign-keys&gt;&lt;ref-type name="Journal Article"&gt;17&lt;/ref-type&gt;&lt;contributors&gt;&lt;authors&gt;&lt;author&gt;Quinn, Thomas P.&lt;/author&gt;&lt;author&gt;McGinnity, Philip&lt;/author&gt;&lt;author&gt;Reed, Thomas E.&lt;/author&gt;&lt;author&gt;Bradford, Michael&lt;/author&gt;&lt;/authors&gt;&lt;/contributors&gt;&lt;titles&gt;&lt;title&gt;The paradox of “premature migration” by adult anadromous salmonid fishes: patterns and hypotheses&lt;/title&gt;&lt;secondary-title&gt;Canadian Journal of Fisheries and Aquatic Sciences&lt;/secondary-title&gt;&lt;/titles&gt;&lt;periodical&gt;&lt;full-title&gt;Canadian Journal of Fisheries and Aquatic Sciences&lt;/full-title&gt;&lt;/periodical&gt;&lt;pages&gt;1015-1030&lt;/pages&gt;&lt;volume&gt;73&lt;/volume&gt;&lt;number&gt;7&lt;/number&gt;&lt;section&gt;1015&lt;/section&gt;&lt;dates&gt;&lt;year&gt;2016&lt;/year&gt;&lt;/dates&gt;&lt;isbn&gt;0706-652X&amp;#xD;1205-7533&lt;/isbn&gt;&lt;urls&gt;&lt;/urls&gt;&lt;electronic-resource-num&gt;10.1139/cjfas-2015-0345&lt;/electronic-resource-num&gt;&lt;/record&gt;&lt;/Cite&gt;&lt;/EndNote&gt;</w:instrText>
      </w:r>
      <w:r w:rsidR="00A67189">
        <w:rPr>
          <w:color w:val="000000" w:themeColor="text1"/>
        </w:rPr>
        <w:fldChar w:fldCharType="separate"/>
      </w:r>
      <w:r w:rsidR="00A67189">
        <w:rPr>
          <w:noProof/>
          <w:color w:val="000000" w:themeColor="text1"/>
        </w:rPr>
        <w:t>(Quinn et al. 2016)</w:t>
      </w:r>
      <w:r w:rsidR="00A67189">
        <w:rPr>
          <w:color w:val="000000" w:themeColor="text1"/>
        </w:rPr>
        <w:fldChar w:fldCharType="end"/>
      </w:r>
      <w:r w:rsidR="00F219B2" w:rsidRPr="00324EFD">
        <w:rPr>
          <w:color w:val="000000" w:themeColor="text1"/>
        </w:rPr>
        <w:t xml:space="preserve">, reshaping the ecosystems they use for spawning </w:t>
      </w:r>
      <w:r w:rsidR="00F219B2">
        <w:rPr>
          <w:color w:val="000000" w:themeColor="text1"/>
        </w:rPr>
        <w:fldChar w:fldCharType="begin"/>
      </w:r>
      <w:r w:rsidR="00C77A8F">
        <w:rPr>
          <w:color w:val="000000" w:themeColor="text1"/>
        </w:rPr>
        <w:instrText xml:space="preserve"> ADDIN EN.CITE &lt;EndNote&gt;&lt;Cite&gt;&lt;Author&gt;Warren&lt;/Author&gt;&lt;Year&gt;2012&lt;/Year&gt;&lt;RecNum&gt;1459&lt;/RecNum&gt;&lt;DisplayText&gt;(Warren and McClure 2012)&lt;/DisplayText&gt;&lt;record&gt;&lt;rec-number&gt;1459&lt;/rec-number&gt;&lt;foreign-keys&gt;&lt;key app="EN" db-id="fstdwt0t3xzrskewzvmxpsf80xx25990rfrd" timestamp="1606178447"&gt;1459&lt;/key&gt;&lt;/foreign-keys&gt;&lt;ref-type name="Journal Article"&gt;17&lt;/ref-type&gt;&lt;contributors&gt;&lt;authors&gt;&lt;author&gt;Warren, Dana R.&lt;/author&gt;&lt;author&gt;McClure, Michelle M.&lt;/author&gt;&lt;/authors&gt;&lt;/contributors&gt;&lt;titles&gt;&lt;title&gt;Quantifying Salmon-Derived Nutrient Loads from the Mortality of Hatchery-Origin Juvenile Chinook Salmon in the Snake River Basin&lt;/title&gt;&lt;secondary-title&gt;Transactions of the American Fisheries Society&lt;/secondary-title&gt;&lt;/titles&gt;&lt;periodical&gt;&lt;full-title&gt;Transactions of the American Fisheries Society&lt;/full-title&gt;&lt;/periodical&gt;&lt;pages&gt;1287-1294&lt;/pages&gt;&lt;volume&gt;141&lt;/volume&gt;&lt;number&gt;5&lt;/number&gt;&lt;dates&gt;&lt;year&gt;2012&lt;/year&gt;&lt;pub-dates&gt;&lt;date&gt;2012/09/01&lt;/date&gt;&lt;/pub-dates&gt;&lt;/dates&gt;&lt;publisher&gt;Taylor &amp;amp; Francis&lt;/publisher&gt;&lt;isbn&gt;0002-8487&lt;/isbn&gt;&lt;urls&gt;&lt;related-urls&gt;&lt;url&gt;https://doi.org/10.1080/00028487.2012.686950&lt;/url&gt;&lt;/related-urls&gt;&lt;/urls&gt;&lt;electronic-resource-num&gt;10.1080/00028487.2012.686950&lt;/electronic-resource-num&gt;&lt;/record&gt;&lt;/Cite&gt;&lt;/EndNote&gt;</w:instrText>
      </w:r>
      <w:r w:rsidR="00F219B2">
        <w:rPr>
          <w:color w:val="000000" w:themeColor="text1"/>
        </w:rPr>
        <w:fldChar w:fldCharType="separate"/>
      </w:r>
      <w:r w:rsidR="00C77A8F">
        <w:rPr>
          <w:noProof/>
          <w:color w:val="000000" w:themeColor="text1"/>
        </w:rPr>
        <w:t>(Warren and McClure 2012)</w:t>
      </w:r>
      <w:r w:rsidR="00F219B2">
        <w:rPr>
          <w:color w:val="000000" w:themeColor="text1"/>
        </w:rPr>
        <w:fldChar w:fldCharType="end"/>
      </w:r>
      <w:r w:rsidR="00F219B2" w:rsidRPr="00324EFD">
        <w:rPr>
          <w:color w:val="000000" w:themeColor="text1"/>
        </w:rPr>
        <w:t>.</w:t>
      </w:r>
      <w:r w:rsidR="00A31EFF">
        <w:rPr>
          <w:color w:val="000000" w:themeColor="text1"/>
        </w:rPr>
        <w:t xml:space="preserve"> T</w:t>
      </w:r>
      <w:r w:rsidR="00A31EFF" w:rsidRPr="00324EFD">
        <w:rPr>
          <w:color w:val="000000" w:themeColor="text1"/>
        </w:rPr>
        <w:t xml:space="preserve">he high fat content of </w:t>
      </w:r>
      <w:r w:rsidR="00A31EFF">
        <w:rPr>
          <w:color w:val="000000" w:themeColor="text1"/>
        </w:rPr>
        <w:t>early</w:t>
      </w:r>
      <w:r w:rsidR="003458C4">
        <w:rPr>
          <w:color w:val="000000" w:themeColor="text1"/>
        </w:rPr>
        <w:t xml:space="preserve"> </w:t>
      </w:r>
      <w:r w:rsidR="00563EBE">
        <w:rPr>
          <w:color w:val="000000" w:themeColor="text1"/>
        </w:rPr>
        <w:t>migrat</w:t>
      </w:r>
      <w:r w:rsidR="00AA2BA6">
        <w:rPr>
          <w:color w:val="000000" w:themeColor="text1"/>
        </w:rPr>
        <w:t xml:space="preserve">ors </w:t>
      </w:r>
      <w:r w:rsidR="00A31EFF" w:rsidRPr="00324EFD">
        <w:rPr>
          <w:color w:val="000000" w:themeColor="text1"/>
        </w:rPr>
        <w:t xml:space="preserve">makes them </w:t>
      </w:r>
      <w:r w:rsidR="00A31EFF">
        <w:rPr>
          <w:color w:val="000000" w:themeColor="text1"/>
        </w:rPr>
        <w:t>a prized catch for anglers.</w:t>
      </w:r>
      <w:r w:rsidR="00A31EFF" w:rsidRPr="00324EFD">
        <w:rPr>
          <w:color w:val="000000" w:themeColor="text1"/>
        </w:rPr>
        <w:t xml:space="preserve"> </w:t>
      </w:r>
      <w:r w:rsidR="00F74ABC">
        <w:rPr>
          <w:color w:val="000000" w:themeColor="text1"/>
        </w:rPr>
        <w:t>Importantly</w:t>
      </w:r>
      <w:r w:rsidR="00A31EFF">
        <w:rPr>
          <w:color w:val="000000" w:themeColor="text1"/>
        </w:rPr>
        <w:t xml:space="preserve">, </w:t>
      </w:r>
      <w:r w:rsidR="00AA2BA6">
        <w:rPr>
          <w:color w:val="000000" w:themeColor="text1"/>
        </w:rPr>
        <w:t>maintaining runs of early</w:t>
      </w:r>
      <w:r w:rsidR="003458C4">
        <w:rPr>
          <w:color w:val="000000" w:themeColor="text1"/>
        </w:rPr>
        <w:t xml:space="preserve"> </w:t>
      </w:r>
      <w:r w:rsidR="00AA2BA6">
        <w:rPr>
          <w:color w:val="000000" w:themeColor="text1"/>
        </w:rPr>
        <w:t xml:space="preserve">migrators </w:t>
      </w:r>
      <w:r w:rsidR="00F219B2" w:rsidRPr="00324EFD">
        <w:rPr>
          <w:color w:val="000000" w:themeColor="text1"/>
        </w:rPr>
        <w:t xml:space="preserve">enhances food security for indigenous people </w:t>
      </w:r>
      <w:r w:rsidR="00A7159A">
        <w:rPr>
          <w:color w:val="000000" w:themeColor="text1"/>
        </w:rPr>
        <w:t xml:space="preserve">by extending fishing seasons and contributing to </w:t>
      </w:r>
      <w:r w:rsidR="00F623B4">
        <w:rPr>
          <w:color w:val="000000" w:themeColor="text1"/>
        </w:rPr>
        <w:t>fishery stability</w:t>
      </w:r>
      <w:r w:rsidR="00A7159A">
        <w:rPr>
          <w:color w:val="000000" w:themeColor="text1"/>
        </w:rPr>
        <w:t xml:space="preserve"> </w:t>
      </w:r>
      <w:r w:rsidR="00F219B2" w:rsidRPr="00324EFD">
        <w:rPr>
          <w:color w:val="000000" w:themeColor="text1"/>
        </w:rPr>
        <w:fldChar w:fldCharType="begin"/>
      </w:r>
      <w:r w:rsidR="00A67189">
        <w:rPr>
          <w:color w:val="000000" w:themeColor="text1"/>
        </w:rPr>
        <w:instrText xml:space="preserve"> ADDIN EN.CITE &lt;EndNote&gt;&lt;Cite&gt;&lt;Author&gt;Nesbitt&lt;/Author&gt;&lt;Year&gt;2016&lt;/Year&gt;&lt;RecNum&gt;1451&lt;/RecNum&gt;&lt;DisplayText&gt;(Swezey 1977; Nesbitt et al. 2016)&lt;/DisplayText&gt;&lt;record&gt;&lt;rec-number&gt;1451&lt;/rec-number&gt;&lt;foreign-keys&gt;&lt;key app="EN" db-id="fstdwt0t3xzrskewzvmxpsf80xx25990rfrd" timestamp="1605922784"&gt;1451&lt;/key&gt;&lt;key app="ENWeb" db-id=""&gt;0&lt;/key&gt;&lt;/foreign-keys&gt;&lt;ref-type name="Journal Article"&gt;17&lt;/ref-type&gt;&lt;contributors&gt;&lt;authors&gt;&lt;author&gt;Nesbitt, Holly K.&lt;/author&gt;&lt;author&gt;Moore, Jonathan W.&lt;/author&gt;&lt;author&gt;Manning, Peter&lt;/author&gt;&lt;/authors&gt;&lt;/contributors&gt;&lt;titles&gt;&lt;title&gt;Species and population diversity in Pacific salmon fisheries underpin indigenous food security&lt;/title&gt;&lt;secondary-title&gt;Journal of Applied Ecology&lt;/secondary-title&gt;&lt;/titles&gt;&lt;periodical&gt;&lt;full-title&gt;Journal of Applied Ecology&lt;/full-title&gt;&lt;/periodical&gt;&lt;pages&gt;1489-1499&lt;/pages&gt;&lt;volume&gt;53&lt;/volume&gt;&lt;number&gt;5&lt;/number&gt;&lt;section&gt;1489&lt;/section&gt;&lt;dates&gt;&lt;year&gt;2016&lt;/year&gt;&lt;/dates&gt;&lt;isbn&gt;00218901&lt;/isbn&gt;&lt;urls&gt;&lt;/urls&gt;&lt;electronic-resource-num&gt;10.1111/1365-2664.12717&lt;/electronic-resource-num&gt;&lt;/record&gt;&lt;/Cite&gt;&lt;Cite&gt;&lt;Author&gt;Swezey&lt;/Author&gt;&lt;Year&gt;1977&lt;/Year&gt;&lt;RecNum&gt;1525&lt;/RecNum&gt;&lt;record&gt;&lt;rec-number&gt;1525&lt;/rec-number&gt;&lt;foreign-keys&gt;&lt;key app="EN" db-id="fstdwt0t3xzrskewzvmxpsf80xx25990rfrd" timestamp="1657849663"&gt;1525&lt;/key&gt;&lt;key app="ENWeb" db-id=""&gt;0&lt;/key&gt;&lt;/foreign-keys&gt;&lt;ref-type name="Journal Article"&gt;17&lt;/ref-type&gt;&lt;contributors&gt;&lt;authors&gt;&lt;author&gt;Swezey, S. L.; Heizer, R. F.&lt;/author&gt;&lt;/authors&gt;&lt;/contributors&gt;&lt;titles&gt;&lt;title&gt;Ritual Management of Salmonid Fish Resources in California&lt;/title&gt;&lt;secondary-title&gt;The Journal of California Anthropology&lt;/secondary-title&gt;&lt;/titles&gt;&lt;periodical&gt;&lt;full-title&gt;The Journal of California Anthropology&lt;/full-title&gt;&lt;/periodical&gt;&lt;volume&gt;4&lt;/volume&gt;&lt;number&gt;1&lt;/number&gt;&lt;dates&gt;&lt;year&gt;1977&lt;/year&gt;&lt;/dates&gt;&lt;urls&gt;&lt;/urls&gt;&lt;/record&gt;&lt;/Cite&gt;&lt;/EndNote&gt;</w:instrText>
      </w:r>
      <w:r w:rsidR="00F219B2" w:rsidRPr="00324EFD">
        <w:rPr>
          <w:color w:val="000000" w:themeColor="text1"/>
        </w:rPr>
        <w:fldChar w:fldCharType="separate"/>
      </w:r>
      <w:r w:rsidR="00A67189">
        <w:rPr>
          <w:noProof/>
          <w:color w:val="000000" w:themeColor="text1"/>
        </w:rPr>
        <w:t>(Swezey 1977; Nesbitt et al. 2016)</w:t>
      </w:r>
      <w:r w:rsidR="00F219B2" w:rsidRPr="00324EFD">
        <w:rPr>
          <w:color w:val="000000" w:themeColor="text1"/>
        </w:rPr>
        <w:fldChar w:fldCharType="end"/>
      </w:r>
      <w:r w:rsidR="00F623B4">
        <w:rPr>
          <w:color w:val="000000" w:themeColor="text1"/>
        </w:rPr>
        <w:t>.</w:t>
      </w:r>
      <w:r w:rsidR="00F219B2" w:rsidRPr="00324EFD">
        <w:rPr>
          <w:color w:val="000000" w:themeColor="text1"/>
        </w:rPr>
        <w:t xml:space="preserve"> </w:t>
      </w:r>
      <w:r w:rsidR="00F623B4">
        <w:rPr>
          <w:color w:val="000000" w:themeColor="text1"/>
        </w:rPr>
        <w:t>T</w:t>
      </w:r>
      <w:r w:rsidR="00F219B2" w:rsidRPr="00324EFD">
        <w:rPr>
          <w:color w:val="000000" w:themeColor="text1"/>
        </w:rPr>
        <w:t xml:space="preserve">herefore protecting </w:t>
      </w:r>
      <w:r w:rsidR="00F219B2">
        <w:rPr>
          <w:color w:val="000000" w:themeColor="text1"/>
        </w:rPr>
        <w:t>migration timing</w:t>
      </w:r>
      <w:r w:rsidR="00F219B2" w:rsidRPr="00324EFD">
        <w:rPr>
          <w:color w:val="000000" w:themeColor="text1"/>
        </w:rPr>
        <w:t xml:space="preserve"> diversity is a critical component in the movement towards indigenous food sovereignty </w:t>
      </w:r>
      <w:r w:rsidR="00F219B2" w:rsidRPr="00324EFD">
        <w:rPr>
          <w:color w:val="000000" w:themeColor="text1"/>
        </w:rPr>
        <w:fldChar w:fldCharType="begin"/>
      </w:r>
      <w:r w:rsidR="00B85223">
        <w:rPr>
          <w:color w:val="000000" w:themeColor="text1"/>
        </w:rPr>
        <w:instrText xml:space="preserve"> ADDIN EN.CITE &lt;EndNote&gt;&lt;Cite&gt;&lt;Author&gt;Coté&lt;/Author&gt;&lt;Year&gt;2016&lt;/Year&gt;&lt;RecNum&gt;1452&lt;/RecNum&gt;&lt;DisplayText&gt;(Jacob et al. 2010; Coté 2016)&lt;/DisplayText&gt;&lt;record&gt;&lt;rec-number&gt;1452&lt;/rec-number&gt;&lt;foreign-keys&gt;&lt;key app="EN" db-id="fstdwt0t3xzrskewzvmxpsf80xx25990rfrd" timestamp="1605924962"&gt;1452&lt;/key&gt;&lt;key app="ENWeb" db-id=""&gt;0&lt;/key&gt;&lt;/foreign-keys&gt;&lt;ref-type name="Journal Article"&gt;17&lt;/ref-type&gt;&lt;contributors&gt;&lt;authors&gt;&lt;author&gt;Coté, Charlotte&lt;/author&gt;&lt;/authors&gt;&lt;/contributors&gt;&lt;titles&gt;&lt;title&gt;“Indigenizing” Food Sovereignty. Revitalizing Indigenous Food Practices and Ecological Knowledges in Canada and the United States&lt;/title&gt;&lt;secondary-title&gt;Humanities&lt;/secondary-title&gt;&lt;/titles&gt;&lt;periodical&gt;&lt;full-title&gt;Humanities&lt;/full-title&gt;&lt;/periodical&gt;&lt;volume&gt;5&lt;/volume&gt;&lt;number&gt;3&lt;/number&gt;&lt;section&gt;57&lt;/section&gt;&lt;dates&gt;&lt;year&gt;2016&lt;/year&gt;&lt;/dates&gt;&lt;isbn&gt;2076-0787&lt;/isbn&gt;&lt;urls&gt;&lt;/urls&gt;&lt;electronic-resource-num&gt;10.3390/h5030057&lt;/electronic-resource-num&gt;&lt;/record&gt;&lt;/Cite&gt;&lt;Cite&gt;&lt;Author&gt;Jacob&lt;/Author&gt;&lt;Year&gt;2010&lt;/Year&gt;&lt;RecNum&gt;1453&lt;/RecNum&gt;&lt;record&gt;&lt;rec-number&gt;1453&lt;/rec-number&gt;&lt;foreign-keys&gt;&lt;key app="EN" db-id="fstdwt0t3xzrskewzvmxpsf80xx25990rfrd" timestamp="1605925900"&gt;1453&lt;/key&gt;&lt;key app="ENWeb" db-id=""&gt;0&lt;/key&gt;&lt;/foreign-keys&gt;&lt;ref-type name="Journal Article"&gt;17&lt;/ref-type&gt;&lt;contributors&gt;&lt;authors&gt;&lt;author&gt;Jacob, Colleen&lt;/author&gt;&lt;author&gt;McDaniels, Tim&lt;/author&gt;&lt;author&gt;Hinch, Scott&lt;/author&gt;&lt;/authors&gt;&lt;/contributors&gt;&lt;titles&gt;&lt;title&gt;Indigenous culture and adaptation to climate change: sockeye salmon and the St’át’imc people&lt;/title&gt;&lt;secondary-title&gt;Mitigation and Adaptation Strategies for Global Change&lt;/secondary-title&gt;&lt;/titles&gt;&lt;periodical&gt;&lt;full-title&gt;Mitigation and Adaptation Strategies for Global Change&lt;/full-title&gt;&lt;/periodical&gt;&lt;pages&gt;859-876&lt;/pages&gt;&lt;volume&gt;15&lt;/volume&gt;&lt;number&gt;8&lt;/number&gt;&lt;section&gt;859&lt;/section&gt;&lt;dates&gt;&lt;year&gt;2010&lt;/year&gt;&lt;/dates&gt;&lt;isbn&gt;1381-2386&amp;#xD;1573-1596&lt;/isbn&gt;&lt;urls&gt;&lt;/urls&gt;&lt;electronic-resource-num&gt;10.1007/s11027-010-9244-z&lt;/electronic-resource-num&gt;&lt;/record&gt;&lt;/Cite&gt;&lt;/EndNote&gt;</w:instrText>
      </w:r>
      <w:r w:rsidR="00F219B2" w:rsidRPr="00324EFD">
        <w:rPr>
          <w:color w:val="000000" w:themeColor="text1"/>
        </w:rPr>
        <w:fldChar w:fldCharType="separate"/>
      </w:r>
      <w:r w:rsidR="00B85223">
        <w:rPr>
          <w:noProof/>
          <w:color w:val="000000" w:themeColor="text1"/>
        </w:rPr>
        <w:t>(Jacob et al. 2010; Coté 2016)</w:t>
      </w:r>
      <w:r w:rsidR="00F219B2" w:rsidRPr="00324EFD">
        <w:rPr>
          <w:color w:val="000000" w:themeColor="text1"/>
        </w:rPr>
        <w:fldChar w:fldCharType="end"/>
      </w:r>
      <w:r w:rsidR="00F219B2" w:rsidRPr="00324EFD">
        <w:rPr>
          <w:color w:val="000000" w:themeColor="text1"/>
        </w:rPr>
        <w:t>.</w:t>
      </w:r>
      <w:r w:rsidR="00A31EFF" w:rsidDel="00A31EFF">
        <w:rPr>
          <w:color w:val="000000" w:themeColor="text1"/>
        </w:rPr>
        <w:t xml:space="preserve"> </w:t>
      </w:r>
    </w:p>
    <w:p w14:paraId="5831D3B9" w14:textId="3236B87D" w:rsidR="00272CE1" w:rsidRDefault="00AA0656" w:rsidP="00850D39">
      <w:pPr>
        <w:spacing w:line="480" w:lineRule="auto"/>
        <w:ind w:firstLine="720"/>
        <w:rPr>
          <w:color w:val="000000" w:themeColor="text1"/>
        </w:rPr>
      </w:pPr>
      <w:r>
        <w:rPr>
          <w:color w:val="000000" w:themeColor="text1"/>
        </w:rPr>
        <w:t>S</w:t>
      </w:r>
      <w:r w:rsidR="00565EF2">
        <w:rPr>
          <w:color w:val="000000" w:themeColor="text1"/>
        </w:rPr>
        <w:t xml:space="preserve">ome Pacific salmonids express variation in migratory behavior </w:t>
      </w:r>
      <w:r w:rsidR="00267979">
        <w:rPr>
          <w:color w:val="000000" w:themeColor="text1"/>
        </w:rPr>
        <w:t xml:space="preserve">beyond </w:t>
      </w:r>
      <w:r w:rsidR="00AA2BA6">
        <w:rPr>
          <w:color w:val="000000" w:themeColor="text1"/>
        </w:rPr>
        <w:t xml:space="preserve">these </w:t>
      </w:r>
      <w:r w:rsidR="004925B1">
        <w:rPr>
          <w:color w:val="000000" w:themeColor="text1"/>
        </w:rPr>
        <w:t xml:space="preserve">generalized </w:t>
      </w:r>
      <w:r w:rsidR="00084412">
        <w:rPr>
          <w:color w:val="000000" w:themeColor="text1"/>
        </w:rPr>
        <w:t>early</w:t>
      </w:r>
      <w:r w:rsidR="00A5672F">
        <w:rPr>
          <w:color w:val="000000" w:themeColor="text1"/>
        </w:rPr>
        <w:t>-</w:t>
      </w:r>
      <w:r w:rsidR="00267979">
        <w:rPr>
          <w:color w:val="000000" w:themeColor="text1"/>
        </w:rPr>
        <w:t xml:space="preserve"> and </w:t>
      </w:r>
      <w:r w:rsidR="00A5672F">
        <w:rPr>
          <w:color w:val="000000" w:themeColor="text1"/>
        </w:rPr>
        <w:t>late-</w:t>
      </w:r>
      <w:r w:rsidR="00EC0B25">
        <w:rPr>
          <w:color w:val="000000" w:themeColor="text1"/>
        </w:rPr>
        <w:t>migrating</w:t>
      </w:r>
      <w:r w:rsidR="00565EF2">
        <w:rPr>
          <w:color w:val="000000" w:themeColor="text1"/>
        </w:rPr>
        <w:t xml:space="preserve"> </w:t>
      </w:r>
      <w:r w:rsidR="00272CE1">
        <w:rPr>
          <w:color w:val="000000" w:themeColor="text1"/>
        </w:rPr>
        <w:t xml:space="preserve">adult </w:t>
      </w:r>
      <w:r w:rsidR="00F424CE">
        <w:rPr>
          <w:color w:val="000000" w:themeColor="text1"/>
        </w:rPr>
        <w:t>types</w:t>
      </w:r>
      <w:r w:rsidR="00267979">
        <w:rPr>
          <w:color w:val="000000" w:themeColor="text1"/>
        </w:rPr>
        <w:t xml:space="preserve">. </w:t>
      </w:r>
      <w:r w:rsidR="00865C22">
        <w:rPr>
          <w:color w:val="000000" w:themeColor="text1"/>
        </w:rPr>
        <w:t>F</w:t>
      </w:r>
      <w:r w:rsidR="00CA4FEA">
        <w:rPr>
          <w:color w:val="000000" w:themeColor="text1"/>
        </w:rPr>
        <w:t>reshwater entry timing can be quite broad</w:t>
      </w:r>
      <w:r w:rsidR="00267979">
        <w:rPr>
          <w:color w:val="000000" w:themeColor="text1"/>
        </w:rPr>
        <w:t xml:space="preserve"> in </w:t>
      </w:r>
      <w:r w:rsidR="00553D89">
        <w:rPr>
          <w:color w:val="000000" w:themeColor="text1"/>
        </w:rPr>
        <w:t xml:space="preserve">major </w:t>
      </w:r>
      <w:r w:rsidR="00267979">
        <w:rPr>
          <w:color w:val="000000" w:themeColor="text1"/>
        </w:rPr>
        <w:t>rivers</w:t>
      </w:r>
      <w:r w:rsidR="00EB542B">
        <w:rPr>
          <w:color w:val="000000" w:themeColor="text1"/>
        </w:rPr>
        <w:t>,</w:t>
      </w:r>
      <w:r w:rsidR="00267979">
        <w:rPr>
          <w:color w:val="000000" w:themeColor="text1"/>
        </w:rPr>
        <w:t xml:space="preserve"> </w:t>
      </w:r>
      <w:r w:rsidR="00867CB8">
        <w:rPr>
          <w:color w:val="000000" w:themeColor="text1"/>
        </w:rPr>
        <w:t xml:space="preserve">spanning </w:t>
      </w:r>
      <w:r w:rsidR="00CA4FEA">
        <w:rPr>
          <w:color w:val="000000" w:themeColor="text1"/>
        </w:rPr>
        <w:t>more than two distinct pulses of individuals</w:t>
      </w:r>
      <w:r w:rsidR="00DD461C">
        <w:rPr>
          <w:color w:val="000000" w:themeColor="text1"/>
        </w:rPr>
        <w:t xml:space="preserve">. Also, unlike </w:t>
      </w:r>
      <w:r w:rsidR="00CE14A3">
        <w:rPr>
          <w:color w:val="000000" w:themeColor="text1"/>
        </w:rPr>
        <w:t xml:space="preserve">most </w:t>
      </w:r>
      <w:r w:rsidR="00DD461C">
        <w:rPr>
          <w:color w:val="000000" w:themeColor="text1"/>
        </w:rPr>
        <w:t>other Pacific salmonids, steelhead are iteroparous (i.e. undergo repeat spawning)</w:t>
      </w:r>
      <w:r w:rsidR="00E15085">
        <w:rPr>
          <w:color w:val="000000" w:themeColor="text1"/>
        </w:rPr>
        <w:t>,</w:t>
      </w:r>
      <w:r w:rsidR="00DD461C">
        <w:rPr>
          <w:color w:val="000000" w:themeColor="text1"/>
        </w:rPr>
        <w:t xml:space="preserve"> </w:t>
      </w:r>
      <w:r w:rsidR="00E15085">
        <w:rPr>
          <w:color w:val="000000" w:themeColor="text1"/>
        </w:rPr>
        <w:t xml:space="preserve">and </w:t>
      </w:r>
      <w:r w:rsidR="00565EF2">
        <w:rPr>
          <w:color w:val="000000" w:themeColor="text1"/>
        </w:rPr>
        <w:t>repeat spawn</w:t>
      </w:r>
      <w:r w:rsidR="00F3477C">
        <w:rPr>
          <w:color w:val="000000" w:themeColor="text1"/>
        </w:rPr>
        <w:t>ing</w:t>
      </w:r>
      <w:r w:rsidR="00565EF2">
        <w:rPr>
          <w:color w:val="000000" w:themeColor="text1"/>
        </w:rPr>
        <w:t xml:space="preserve"> </w:t>
      </w:r>
      <w:r w:rsidR="00DD461C">
        <w:rPr>
          <w:color w:val="000000" w:themeColor="text1"/>
        </w:rPr>
        <w:t>rates vary among populations</w:t>
      </w:r>
      <w:r w:rsidR="0013079B">
        <w:rPr>
          <w:color w:val="000000" w:themeColor="text1"/>
        </w:rPr>
        <w:t xml:space="preserve"> </w:t>
      </w:r>
      <w:r w:rsidR="0013079B">
        <w:rPr>
          <w:color w:val="000000" w:themeColor="text1"/>
        </w:rPr>
        <w:fldChar w:fldCharType="begin"/>
      </w:r>
      <w:r w:rsidR="00B85223">
        <w:rPr>
          <w:color w:val="000000" w:themeColor="text1"/>
        </w:rPr>
        <w:instrText xml:space="preserve"> ADDIN EN.CITE &lt;EndNote&gt;&lt;Cite&gt;&lt;Author&gt;Keefer&lt;/Author&gt;&lt;Year&gt;2008&lt;/Year&gt;&lt;RecNum&gt;1496&lt;/RecNum&gt;&lt;DisplayText&gt;(Keefer et al. 2008)&lt;/DisplayText&gt;&lt;record&gt;&lt;rec-number&gt;1496&lt;/rec-number&gt;&lt;foreign-keys&gt;&lt;key app="EN" db-id="fstdwt0t3xzrskewzvmxpsf80xx25990rfrd" timestamp="1620857846"&gt;1496&lt;/key&gt;&lt;key app="ENWeb" db-id=""&gt;0&lt;/key&gt;&lt;/foreign-keys&gt;&lt;ref-type name="Journal Article"&gt;17&lt;/ref-type&gt;&lt;contributors&gt;&lt;authors&gt;&lt;author&gt;Keefer, Matthew L.&lt;/author&gt;&lt;author&gt;Wertheimer, Robert H.&lt;/author&gt;&lt;author&gt;Evans, Allen F.&lt;/author&gt;&lt;author&gt;Boggs, Charles T.&lt;/author&gt;&lt;author&gt;Peery, Christopher A.&lt;/author&gt;&lt;/authors&gt;&lt;/contributors&gt;&lt;titles&gt;&lt;title&gt;Iteroparity in Columbia River summer-run steelhead (Oncorhynchus mykiss): implications for conservation&lt;/title&gt;&lt;secondary-title&gt;Canadian Journal of Fisheries and Aquatic Sciences&lt;/secondary-title&gt;&lt;/titles&gt;&lt;periodical&gt;&lt;full-title&gt;Canadian Journal of Fisheries and Aquatic Sciences&lt;/full-title&gt;&lt;/periodical&gt;&lt;pages&gt;2592-2605&lt;/pages&gt;&lt;volume&gt;65&lt;/volume&gt;&lt;number&gt;12&lt;/number&gt;&lt;section&gt;2592&lt;/section&gt;&lt;dates&gt;&lt;year&gt;2008&lt;/year&gt;&lt;/dates&gt;&lt;isbn&gt;0706-652X&amp;#xD;1205-7533&lt;/isbn&gt;&lt;urls&gt;&lt;/urls&gt;&lt;electronic-resource-num&gt;10.1139/f08-160&lt;/electronic-resource-num&gt;&lt;/record&gt;&lt;/Cite&gt;&lt;/EndNote&gt;</w:instrText>
      </w:r>
      <w:r w:rsidR="0013079B">
        <w:rPr>
          <w:color w:val="000000" w:themeColor="text1"/>
        </w:rPr>
        <w:fldChar w:fldCharType="separate"/>
      </w:r>
      <w:r w:rsidR="00B85223">
        <w:rPr>
          <w:noProof/>
          <w:color w:val="000000" w:themeColor="text1"/>
        </w:rPr>
        <w:t>(Keefer et al. 2008)</w:t>
      </w:r>
      <w:r w:rsidR="0013079B">
        <w:rPr>
          <w:color w:val="000000" w:themeColor="text1"/>
        </w:rPr>
        <w:fldChar w:fldCharType="end"/>
      </w:r>
      <w:r w:rsidR="0013079B">
        <w:rPr>
          <w:color w:val="000000" w:themeColor="text1"/>
        </w:rPr>
        <w:t xml:space="preserve">. </w:t>
      </w:r>
      <w:r>
        <w:rPr>
          <w:color w:val="000000" w:themeColor="text1"/>
        </w:rPr>
        <w:t>S</w:t>
      </w:r>
      <w:r w:rsidR="00F7416D">
        <w:rPr>
          <w:color w:val="000000" w:themeColor="text1"/>
        </w:rPr>
        <w:t xml:space="preserve">ome </w:t>
      </w:r>
      <w:r w:rsidR="00F7416D" w:rsidRPr="00F7416D">
        <w:rPr>
          <w:color w:val="000000" w:themeColor="text1"/>
        </w:rPr>
        <w:t>steelhead</w:t>
      </w:r>
      <w:r w:rsidR="00272CE1" w:rsidRPr="00F7416D">
        <w:rPr>
          <w:color w:val="000000" w:themeColor="text1"/>
        </w:rPr>
        <w:t xml:space="preserve"> </w:t>
      </w:r>
      <w:r w:rsidR="005E0AD0">
        <w:rPr>
          <w:color w:val="000000" w:themeColor="text1"/>
        </w:rPr>
        <w:t>migrate to the ocean</w:t>
      </w:r>
      <w:r>
        <w:rPr>
          <w:color w:val="000000" w:themeColor="text1"/>
        </w:rPr>
        <w:t>,</w:t>
      </w:r>
      <w:r w:rsidR="005E0AD0">
        <w:rPr>
          <w:color w:val="000000" w:themeColor="text1"/>
        </w:rPr>
        <w:t xml:space="preserve"> but only spend 2-5 months at sea before returning to freshwater. Most </w:t>
      </w:r>
      <w:r w:rsidR="00DE18D3">
        <w:rPr>
          <w:color w:val="000000" w:themeColor="text1"/>
        </w:rPr>
        <w:t>of these “</w:t>
      </w:r>
      <w:r w:rsidR="005E0AD0" w:rsidRPr="00B25C28">
        <w:rPr>
          <w:color w:val="000000" w:themeColor="text1"/>
          <w:highlight w:val="yellow"/>
          <w:rPrChange w:id="11" w:author="Kathleen O'Malley" w:date="2023-05-30T09:12:00Z">
            <w:rPr>
              <w:color w:val="000000" w:themeColor="text1"/>
            </w:rPr>
          </w:rPrChange>
        </w:rPr>
        <w:t>half</w:t>
      </w:r>
      <w:r w:rsidR="003458C4" w:rsidRPr="00B25C28">
        <w:rPr>
          <w:color w:val="000000" w:themeColor="text1"/>
          <w:highlight w:val="yellow"/>
          <w:rPrChange w:id="12" w:author="Kathleen O'Malley" w:date="2023-05-30T09:12:00Z">
            <w:rPr>
              <w:color w:val="000000" w:themeColor="text1"/>
            </w:rPr>
          </w:rPrChange>
        </w:rPr>
        <w:t xml:space="preserve"> </w:t>
      </w:r>
      <w:r w:rsidR="005E0AD0" w:rsidRPr="00B25C28">
        <w:rPr>
          <w:color w:val="000000" w:themeColor="text1"/>
          <w:highlight w:val="yellow"/>
          <w:rPrChange w:id="13" w:author="Kathleen O'Malley" w:date="2023-05-30T09:12:00Z">
            <w:rPr>
              <w:color w:val="000000" w:themeColor="text1"/>
            </w:rPr>
          </w:rPrChange>
        </w:rPr>
        <w:t>pounders</w:t>
      </w:r>
      <w:r w:rsidR="00DE18D3">
        <w:rPr>
          <w:color w:val="000000" w:themeColor="text1"/>
        </w:rPr>
        <w:t>”</w:t>
      </w:r>
      <w:r w:rsidR="005E0AD0">
        <w:rPr>
          <w:color w:val="000000" w:themeColor="text1"/>
        </w:rPr>
        <w:t xml:space="preserve"> are sexually </w:t>
      </w:r>
      <w:r w:rsidR="005E0AD0">
        <w:rPr>
          <w:color w:val="000000" w:themeColor="text1"/>
        </w:rPr>
        <w:lastRenderedPageBreak/>
        <w:t>immature and therefore will migrate back to the ocean and return to freshwater later as mature adults to spawn</w:t>
      </w:r>
      <w:r w:rsidR="00850D39">
        <w:rPr>
          <w:color w:val="000000" w:themeColor="text1"/>
        </w:rPr>
        <w:t xml:space="preserve"> </w:t>
      </w:r>
      <w:r w:rsidR="008321CB">
        <w:fldChar w:fldCharType="begin"/>
      </w:r>
      <w:r w:rsidR="00C77A8F">
        <w:instrText xml:space="preserve"> ADDIN EN.CITE &lt;EndNote&gt;&lt;Cite&gt;&lt;Author&gt;Kesner&lt;/Author&gt;&lt;Year&gt;1972&lt;/Year&gt;&lt;RecNum&gt;1355&lt;/RecNum&gt;&lt;DisplayText&gt;(Kesner and Barnhart 1972)&lt;/DisplayText&gt;&lt;record&gt;&lt;rec-number&gt;1355&lt;/rec-number&gt;&lt;foreign-keys&gt;&lt;key app="EN" db-id="fstdwt0t3xzrskewzvmxpsf80xx25990rfrd" timestamp="1591653370"&gt;1355&lt;/key&gt;&lt;/foreign-keys&gt;&lt;ref-type name="Journal Article"&gt;17&lt;/ref-type&gt;&lt;contributors&gt;&lt;authors&gt;&lt;author&gt;Kesner, William D&lt;/author&gt;&lt;author&gt;Barnhart, Roger A&lt;/author&gt;&lt;/authors&gt;&lt;/contributors&gt;&lt;titles&gt;&lt;title&gt;Characteristics of the fall-run steelhead trout (Salmo gairdneri gairdneri) of the Klamath River system with emphasis on the half-pounder&lt;/title&gt;&lt;secondary-title&gt;California Fish and Game&lt;/secondary-title&gt;&lt;/titles&gt;&lt;periodical&gt;&lt;full-title&gt;California Fish and Game&lt;/full-title&gt;&lt;/periodical&gt;&lt;pages&gt;204-220&lt;/pages&gt;&lt;volume&gt;58&lt;/volume&gt;&lt;number&gt;3&lt;/number&gt;&lt;dates&gt;&lt;year&gt;1972&lt;/year&gt;&lt;/dates&gt;&lt;urls&gt;&lt;/urls&gt;&lt;/record&gt;&lt;/Cite&gt;&lt;/EndNote&gt;</w:instrText>
      </w:r>
      <w:r w:rsidR="008321CB">
        <w:fldChar w:fldCharType="separate"/>
      </w:r>
      <w:r w:rsidR="00C77A8F">
        <w:rPr>
          <w:noProof/>
        </w:rPr>
        <w:t>(Kesner and Barnhart 1972)</w:t>
      </w:r>
      <w:r w:rsidR="008321CB">
        <w:fldChar w:fldCharType="end"/>
      </w:r>
      <w:r w:rsidR="008321CB">
        <w:t>.</w:t>
      </w:r>
      <w:r w:rsidR="00F7416D">
        <w:t xml:space="preserve"> </w:t>
      </w:r>
      <w:r w:rsidR="00272CE1">
        <w:t>T</w:t>
      </w:r>
      <w:r w:rsidR="00272CE1" w:rsidRPr="00E92DBA">
        <w:t>h</w:t>
      </w:r>
      <w:r w:rsidR="00DE18D3">
        <w:t xml:space="preserve">e </w:t>
      </w:r>
      <w:r w:rsidR="00272CE1" w:rsidRPr="00B25C28">
        <w:rPr>
          <w:highlight w:val="yellow"/>
          <w:rPrChange w:id="14" w:author="Kathleen O'Malley" w:date="2023-05-30T09:12:00Z">
            <w:rPr/>
          </w:rPrChange>
        </w:rPr>
        <w:t>half-pounder</w:t>
      </w:r>
      <w:r w:rsidR="00272CE1">
        <w:t xml:space="preserve"> life history is observed in northern California</w:t>
      </w:r>
      <w:r w:rsidR="00A134CC">
        <w:t>, USA</w:t>
      </w:r>
      <w:r w:rsidR="00272CE1">
        <w:t xml:space="preserve"> </w:t>
      </w:r>
      <w:r w:rsidR="00A277FD">
        <w:t>(Klamath, Eel and Mad Rivers)</w:t>
      </w:r>
      <w:r w:rsidR="00272CE1">
        <w:fldChar w:fldCharType="begin"/>
      </w:r>
      <w:r w:rsidR="00C77A8F">
        <w:instrText xml:space="preserve"> ADDIN EN.CITE &lt;EndNote&gt;&lt;Cite&gt;&lt;Author&gt;Kesner&lt;/Author&gt;&lt;Year&gt;1972&lt;/Year&gt;&lt;RecNum&gt;1355&lt;/RecNum&gt;&lt;DisplayText&gt;(Kesner and Barnhart 1972)&lt;/DisplayText&gt;&lt;record&gt;&lt;rec-number&gt;1355&lt;/rec-number&gt;&lt;foreign-keys&gt;&lt;key app="EN" db-id="fstdwt0t3xzrskewzvmxpsf80xx25990rfrd" timestamp="1591653370"&gt;1355&lt;/key&gt;&lt;/foreign-keys&gt;&lt;ref-type name="Journal Article"&gt;17&lt;/ref-type&gt;&lt;contributors&gt;&lt;authors&gt;&lt;author&gt;Kesner, William D&lt;/author&gt;&lt;author&gt;Barnhart, Roger A&lt;/author&gt;&lt;/authors&gt;&lt;/contributors&gt;&lt;titles&gt;&lt;title&gt;Characteristics of the fall-run steelhead trout (Salmo gairdneri gairdneri) of the Klamath River system with emphasis on the half-pounder&lt;/title&gt;&lt;secondary-title&gt;California Fish and Game&lt;/secondary-title&gt;&lt;/titles&gt;&lt;periodical&gt;&lt;full-title&gt;California Fish and Game&lt;/full-title&gt;&lt;/periodical&gt;&lt;pages&gt;204-220&lt;/pages&gt;&lt;volume&gt;58&lt;/volume&gt;&lt;number&gt;3&lt;/number&gt;&lt;dates&gt;&lt;year&gt;1972&lt;/year&gt;&lt;/dates&gt;&lt;urls&gt;&lt;/urls&gt;&lt;/record&gt;&lt;/Cite&gt;&lt;/EndNote&gt;</w:instrText>
      </w:r>
      <w:r w:rsidR="00272CE1">
        <w:fldChar w:fldCharType="separate"/>
      </w:r>
      <w:r w:rsidR="00C77A8F">
        <w:rPr>
          <w:noProof/>
        </w:rPr>
        <w:t>(</w:t>
      </w:r>
      <w:proofErr w:type="spellStart"/>
      <w:r w:rsidR="00C77A8F">
        <w:rPr>
          <w:noProof/>
        </w:rPr>
        <w:t>Kesner</w:t>
      </w:r>
      <w:proofErr w:type="spellEnd"/>
      <w:r w:rsidR="00C77A8F">
        <w:rPr>
          <w:noProof/>
        </w:rPr>
        <w:t xml:space="preserve"> and Barnhart 1972)</w:t>
      </w:r>
      <w:r w:rsidR="00272CE1">
        <w:fldChar w:fldCharType="end"/>
      </w:r>
      <w:r w:rsidR="00272CE1">
        <w:t>, southern Oregon</w:t>
      </w:r>
      <w:r w:rsidR="00A134CC">
        <w:t>, USA</w:t>
      </w:r>
      <w:r w:rsidR="00272CE1">
        <w:t xml:space="preserve"> </w:t>
      </w:r>
      <w:r w:rsidR="00A277FD">
        <w:t>(Rogue River)</w:t>
      </w:r>
      <w:r w:rsidR="00272CE1">
        <w:fldChar w:fldCharType="begin"/>
      </w:r>
      <w:r w:rsidR="00272CE1">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272CE1">
        <w:fldChar w:fldCharType="separate"/>
      </w:r>
      <w:r w:rsidR="00272CE1">
        <w:rPr>
          <w:noProof/>
        </w:rPr>
        <w:t>(Everest 1973)</w:t>
      </w:r>
      <w:r w:rsidR="00272CE1">
        <w:fldChar w:fldCharType="end"/>
      </w:r>
      <w:r w:rsidR="00272CE1">
        <w:t xml:space="preserve">, the </w:t>
      </w:r>
      <w:r w:rsidR="008321CB">
        <w:t>Kamchatka</w:t>
      </w:r>
      <w:r w:rsidR="00272CE1">
        <w:t xml:space="preserve"> </w:t>
      </w:r>
      <w:r w:rsidR="00A134CC">
        <w:t>P</w:t>
      </w:r>
      <w:r w:rsidR="00272CE1">
        <w:t>eninsula</w:t>
      </w:r>
      <w:r w:rsidR="00A134CC">
        <w:t>, Russia</w:t>
      </w:r>
      <w:r w:rsidR="00272CE1">
        <w:t xml:space="preserve"> </w:t>
      </w:r>
      <w:r w:rsidR="00A277FD">
        <w:t>(</w:t>
      </w:r>
      <w:proofErr w:type="spellStart"/>
      <w:r w:rsidR="00A277FD" w:rsidRPr="00A277FD">
        <w:t>Utkholok</w:t>
      </w:r>
      <w:proofErr w:type="spellEnd"/>
      <w:r w:rsidR="00A277FD">
        <w:t xml:space="preserve"> River)</w:t>
      </w:r>
      <w:r w:rsidR="00272CE1">
        <w:fldChar w:fldCharType="begin"/>
      </w:r>
      <w:r w:rsidR="00B85223">
        <w:instrText xml:space="preserve"> ADDIN EN.CITE &lt;EndNote&gt;&lt;Cite&gt;&lt;Author&gt;McPhee&lt;/Author&gt;&lt;Year&gt;2007&lt;/Year&gt;&lt;RecNum&gt;1356&lt;/RecNum&gt;&lt;DisplayText&gt;(McPhee et al. 2007)&lt;/DisplayText&gt;&lt;record&gt;&lt;rec-number&gt;1356&lt;/rec-number&gt;&lt;foreign-keys&gt;&lt;key app="EN" db-id="fstdwt0t3xzrskewzvmxpsf80xx25990rfrd" timestamp="1591653536"&gt;1356&lt;/key&gt;&lt;key app="ENWeb" db-id=""&gt;0&lt;/key&gt;&lt;/foreign-keys&gt;&lt;ref-type name="Journal Article"&gt;17&lt;/ref-type&gt;&lt;contributors&gt;&lt;authors&gt;&lt;author&gt;McPhee, M. V.&lt;/author&gt;&lt;author&gt;Utter, F.&lt;/author&gt;&lt;author&gt;Stanford, J. A.&lt;/author&gt;&lt;author&gt;Kuzishchin, K. V.&lt;/author&gt;&lt;author&gt;Savvaitova, K. A.&lt;/author&gt;&lt;author&gt;Pavlov, D. S.&lt;/author&gt;&lt;author&gt;Allendorf, F. W.&lt;/author&gt;&lt;/authors&gt;&lt;/contributors&gt;&lt;titles&gt;&lt;title&gt;Population structure and partial anadromy in Oncorhynchus mykiss from Kamchatka: relevance for conservation strategies around the Pacific Rim&lt;/title&gt;&lt;secondary-title&gt;Ecology of Freshwater Fish&lt;/secondary-title&gt;&lt;/titles&gt;&lt;periodical&gt;&lt;full-title&gt;Ecology of Freshwater Fish&lt;/full-title&gt;&lt;/periodical&gt;&lt;pages&gt;539-547&lt;/pages&gt;&lt;volume&gt;16&lt;/volume&gt;&lt;number&gt;4&lt;/number&gt;&lt;section&gt;539&lt;/section&gt;&lt;dates&gt;&lt;year&gt;2007&lt;/year&gt;&lt;/dates&gt;&lt;isbn&gt;0906-6691&amp;#xD;1600-0633&lt;/isbn&gt;&lt;urls&gt;&lt;/urls&gt;&lt;electronic-resource-num&gt;10.1111/j.1600-0633.2007.00248.x&lt;/electronic-resource-num&gt;&lt;/record&gt;&lt;/Cite&gt;&lt;/EndNote&gt;</w:instrText>
      </w:r>
      <w:r w:rsidR="00272CE1">
        <w:fldChar w:fldCharType="separate"/>
      </w:r>
      <w:r w:rsidR="00B85223">
        <w:rPr>
          <w:noProof/>
        </w:rPr>
        <w:t>(McPhee et al. 2007)</w:t>
      </w:r>
      <w:r w:rsidR="00272CE1">
        <w:fldChar w:fldCharType="end"/>
      </w:r>
      <w:r w:rsidR="00272CE1">
        <w:t xml:space="preserve">, and </w:t>
      </w:r>
      <w:r w:rsidR="001C0030">
        <w:t xml:space="preserve">in </w:t>
      </w:r>
      <w:r w:rsidR="00272CE1">
        <w:t xml:space="preserve">some introduced populations in Argentina </w:t>
      </w:r>
      <w:r w:rsidR="00272CE1">
        <w:fldChar w:fldCharType="begin"/>
      </w:r>
      <w:r w:rsidR="00B85223">
        <w:instrText xml:space="preserve"> ADDIN EN.CITE &lt;EndNote&gt;&lt;Cite&gt;&lt;Author&gt;Pascual&lt;/Author&gt;&lt;Year&gt;2001&lt;/Year&gt;&lt;RecNum&gt;1357&lt;/RecNum&gt;&lt;DisplayText&gt;(Pascual et al. 2001)&lt;/DisplayText&gt;&lt;record&gt;&lt;rec-number&gt;1357&lt;/rec-number&gt;&lt;foreign-keys&gt;&lt;key app="EN" db-id="fstdwt0t3xzrskewzvmxpsf80xx25990rfrd" timestamp="1591653622"&gt;1357&lt;/key&gt;&lt;key app="ENWeb" db-id=""&gt;0&lt;/key&gt;&lt;/foreign-keys&gt;&lt;ref-type name="Journal Article"&gt;17&lt;/ref-type&gt;&lt;contributors&gt;&lt;authors&gt;&lt;author&gt;Pascual, Miguel&lt;/author&gt;&lt;author&gt;Bentzen, Paul&lt;/author&gt;&lt;author&gt;Riva Rossi, Carla&lt;/author&gt;&lt;author&gt;Mackey, Greg&lt;/author&gt;&lt;author&gt;Kinnison, Michael T.&lt;/author&gt;&lt;author&gt;Walker, Robert&lt;/author&gt;&lt;/authors&gt;&lt;/contributors&gt;&lt;titles&gt;&lt;title&gt;First Documented Case of Anadromy in a Population of Introduced Rainbow Trout in Patagonia, Argentina&lt;/title&gt;&lt;secondary-title&gt;Transactions of the American Fisheries Society&lt;/secondary-title&gt;&lt;/titles&gt;&lt;periodical&gt;&lt;full-title&gt;Transactions of the American Fisheries Society&lt;/full-title&gt;&lt;/periodical&gt;&lt;pages&gt;53-67&lt;/pages&gt;&lt;volume&gt;130&lt;/volume&gt;&lt;number&gt;1&lt;/number&gt;&lt;section&gt;53&lt;/section&gt;&lt;dates&gt;&lt;year&gt;2001&lt;/year&gt;&lt;/dates&gt;&lt;isbn&gt;0002-8487&amp;#xD;1548-8659&lt;/isbn&gt;&lt;urls&gt;&lt;/urls&gt;&lt;electronic-resource-num&gt;10.1577/1548-8659(2001)130&amp;lt;0053:Fdcoai&amp;gt;2.0.Co;2&lt;/electronic-resource-num&gt;&lt;/record&gt;&lt;/Cite&gt;&lt;/EndNote&gt;</w:instrText>
      </w:r>
      <w:r w:rsidR="00272CE1">
        <w:fldChar w:fldCharType="separate"/>
      </w:r>
      <w:r w:rsidR="00B85223">
        <w:rPr>
          <w:noProof/>
        </w:rPr>
        <w:t>(Pascual et al. 2001)</w:t>
      </w:r>
      <w:r w:rsidR="00272CE1">
        <w:fldChar w:fldCharType="end"/>
      </w:r>
      <w:r w:rsidR="00272CE1">
        <w:t xml:space="preserve">. Relative to most returning adult steelhead, </w:t>
      </w:r>
      <w:r w:rsidR="00272CE1" w:rsidRPr="00B25C28">
        <w:rPr>
          <w:highlight w:val="yellow"/>
          <w:rPrChange w:id="15" w:author="Kathleen O'Malley" w:date="2023-05-30T09:13:00Z">
            <w:rPr/>
          </w:rPrChange>
        </w:rPr>
        <w:t>half</w:t>
      </w:r>
      <w:r w:rsidR="003458C4" w:rsidRPr="00B25C28">
        <w:rPr>
          <w:highlight w:val="yellow"/>
          <w:rPrChange w:id="16" w:author="Kathleen O'Malley" w:date="2023-05-30T09:13:00Z">
            <w:rPr/>
          </w:rPrChange>
        </w:rPr>
        <w:t xml:space="preserve"> </w:t>
      </w:r>
      <w:r w:rsidR="00272CE1" w:rsidRPr="00B25C28">
        <w:rPr>
          <w:highlight w:val="yellow"/>
          <w:rPrChange w:id="17" w:author="Kathleen O'Malley" w:date="2023-05-30T09:13:00Z">
            <w:rPr/>
          </w:rPrChange>
        </w:rPr>
        <w:t>pounders</w:t>
      </w:r>
      <w:r w:rsidR="00272CE1">
        <w:t xml:space="preserve"> exhibit small size</w:t>
      </w:r>
      <w:r w:rsidR="00EF31C3">
        <w:t>,</w:t>
      </w:r>
      <w:r w:rsidR="00272CE1">
        <w:t xml:space="preserve"> short upstream migrations, sexual immaturity</w:t>
      </w:r>
      <w:r w:rsidR="00B14A17">
        <w:t xml:space="preserve">, </w:t>
      </w:r>
      <w:r w:rsidR="00272CE1">
        <w:t xml:space="preserve">and active freshwater feeding </w:t>
      </w:r>
      <w:r w:rsidR="00272CE1">
        <w:fldChar w:fldCharType="begin">
          <w:fldData xml:space="preserve">PEVuZE5vdGU+PENpdGU+PEF1dGhvcj5LZXNuZXI8L0F1dGhvcj48WWVhcj4xOTcyPC9ZZWFyPjxS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</w:fldData>
        </w:fldChar>
      </w:r>
      <w:r w:rsidR="00C77A8F">
        <w:instrText xml:space="preserve"> ADDIN EN.CITE </w:instrText>
      </w:r>
      <w:r w:rsidR="00C77A8F">
        <w:fldChar w:fldCharType="begin">
          <w:fldData xml:space="preserve">PEVuZE5vdGU+PENpdGU+PEF1dGhvcj5LZXNuZXI8L0F1dGhvcj48WWVhcj4xOTcyPC9ZZWFyPjxS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</w:fldData>
        </w:fldChar>
      </w:r>
      <w:r w:rsidR="00C77A8F">
        <w:instrText xml:space="preserve"> ADDIN EN.CITE.DATA </w:instrText>
      </w:r>
      <w:r w:rsidR="00C77A8F">
        <w:fldChar w:fldCharType="end"/>
      </w:r>
      <w:r w:rsidR="00272CE1">
        <w:fldChar w:fldCharType="separate"/>
      </w:r>
      <w:r w:rsidR="00C77A8F">
        <w:rPr>
          <w:noProof/>
        </w:rPr>
        <w:t>(Kesner and Barnhart 1972; Everest 1973; Hodge et al. 2014)</w:t>
      </w:r>
      <w:r w:rsidR="00272CE1">
        <w:fldChar w:fldCharType="end"/>
      </w:r>
      <w:r w:rsidR="00272CE1">
        <w:t xml:space="preserve">. </w:t>
      </w:r>
    </w:p>
    <w:p w14:paraId="370ACBD4" w14:textId="0AE4F737" w:rsidR="008F0FB0" w:rsidRDefault="00324A99" w:rsidP="00850D39">
      <w:pPr>
        <w:spacing w:line="480" w:lineRule="auto"/>
        <w:ind w:firstLine="720"/>
        <w:rPr>
          <w:color w:val="000000" w:themeColor="text1"/>
        </w:rPr>
      </w:pPr>
      <w:r>
        <w:rPr>
          <w:color w:val="000000" w:themeColor="text1"/>
        </w:rPr>
        <w:t>Adult s</w:t>
      </w:r>
      <w:r w:rsidR="00AE5CE6">
        <w:rPr>
          <w:color w:val="000000" w:themeColor="text1"/>
        </w:rPr>
        <w:t>teelhead from</w:t>
      </w:r>
      <w:r w:rsidR="0040314E" w:rsidRPr="0040314E">
        <w:rPr>
          <w:color w:val="000000" w:themeColor="text1"/>
        </w:rPr>
        <w:t xml:space="preserve"> </w:t>
      </w:r>
      <w:r w:rsidR="00187F81">
        <w:rPr>
          <w:color w:val="000000" w:themeColor="text1"/>
        </w:rPr>
        <w:t xml:space="preserve">the </w:t>
      </w:r>
      <w:r w:rsidR="0040314E" w:rsidRPr="0040314E">
        <w:rPr>
          <w:color w:val="000000" w:themeColor="text1"/>
        </w:rPr>
        <w:t>Rogue River</w:t>
      </w:r>
      <w:r w:rsidR="00187F81">
        <w:rPr>
          <w:color w:val="000000" w:themeColor="text1"/>
        </w:rPr>
        <w:t>, Oregon</w:t>
      </w:r>
      <w:r w:rsidR="0040314E" w:rsidRPr="0040314E">
        <w:rPr>
          <w:color w:val="000000" w:themeColor="text1"/>
        </w:rPr>
        <w:t xml:space="preserve"> </w:t>
      </w:r>
      <w:r w:rsidR="00EF31C3">
        <w:rPr>
          <w:color w:val="000000" w:themeColor="text1"/>
        </w:rPr>
        <w:t xml:space="preserve">express substantial </w:t>
      </w:r>
      <w:r w:rsidR="00960B7D">
        <w:rPr>
          <w:color w:val="000000" w:themeColor="text1"/>
        </w:rPr>
        <w:t xml:space="preserve">diversity in </w:t>
      </w:r>
      <w:r w:rsidR="0040314E" w:rsidRPr="0040314E">
        <w:rPr>
          <w:color w:val="000000" w:themeColor="text1"/>
        </w:rPr>
        <w:t xml:space="preserve">freshwater entry timing. Early observations suggest that </w:t>
      </w:r>
      <w:r w:rsidR="0022515C">
        <w:rPr>
          <w:color w:val="000000" w:themeColor="text1"/>
        </w:rPr>
        <w:t xml:space="preserve">historical </w:t>
      </w:r>
      <w:r w:rsidR="0040314E" w:rsidRPr="0040314E">
        <w:rPr>
          <w:color w:val="000000" w:themeColor="text1"/>
        </w:rPr>
        <w:t>freshwater</w:t>
      </w:r>
      <w:r w:rsidR="0040314E">
        <w:rPr>
          <w:color w:val="000000" w:themeColor="text1"/>
        </w:rPr>
        <w:t xml:space="preserve"> </w:t>
      </w:r>
      <w:r w:rsidR="0040314E" w:rsidRPr="0040314E">
        <w:rPr>
          <w:color w:val="000000" w:themeColor="text1"/>
        </w:rPr>
        <w:t xml:space="preserve">entry </w:t>
      </w:r>
      <w:r w:rsidR="00187F81">
        <w:rPr>
          <w:color w:val="000000" w:themeColor="text1"/>
        </w:rPr>
        <w:t>time</w:t>
      </w:r>
      <w:r w:rsidR="0040314E" w:rsidRPr="0040314E">
        <w:rPr>
          <w:color w:val="000000" w:themeColor="text1"/>
        </w:rPr>
        <w:t xml:space="preserve"> </w:t>
      </w:r>
      <w:r w:rsidR="00AE5CE6">
        <w:rPr>
          <w:color w:val="000000" w:themeColor="text1"/>
        </w:rPr>
        <w:t xml:space="preserve">may have </w:t>
      </w:r>
      <w:r w:rsidR="0040314E" w:rsidRPr="0040314E">
        <w:rPr>
          <w:color w:val="000000" w:themeColor="text1"/>
        </w:rPr>
        <w:t>spann</w:t>
      </w:r>
      <w:r w:rsidR="00E15085">
        <w:rPr>
          <w:color w:val="000000" w:themeColor="text1"/>
        </w:rPr>
        <w:t>ed</w:t>
      </w:r>
      <w:r w:rsidR="0040314E" w:rsidRPr="0040314E">
        <w:rPr>
          <w:color w:val="000000" w:themeColor="text1"/>
        </w:rPr>
        <w:t xml:space="preserve"> all months of the year</w:t>
      </w:r>
      <w:r w:rsidR="00BF1E29">
        <w:rPr>
          <w:color w:val="000000" w:themeColor="text1"/>
        </w:rPr>
        <w:t xml:space="preserve">, and upstream passage </w:t>
      </w:r>
      <w:r w:rsidR="00AA0656">
        <w:rPr>
          <w:color w:val="000000" w:themeColor="text1"/>
        </w:rPr>
        <w:t xml:space="preserve">of </w:t>
      </w:r>
      <w:r w:rsidR="00BF1E29">
        <w:rPr>
          <w:color w:val="000000" w:themeColor="text1"/>
        </w:rPr>
        <w:t>Gold Ray Dam</w:t>
      </w:r>
      <w:r w:rsidR="00094267">
        <w:rPr>
          <w:color w:val="000000" w:themeColor="text1"/>
        </w:rPr>
        <w:t xml:space="preserve"> </w:t>
      </w:r>
      <w:r w:rsidR="00AA0656">
        <w:rPr>
          <w:color w:val="000000" w:themeColor="text1"/>
        </w:rPr>
        <w:t xml:space="preserve">at </w:t>
      </w:r>
      <w:r w:rsidR="00094267">
        <w:rPr>
          <w:color w:val="000000" w:themeColor="text1"/>
        </w:rPr>
        <w:t>river kilometer 202</w:t>
      </w:r>
      <w:r w:rsidR="00BF1E29">
        <w:rPr>
          <w:color w:val="000000" w:themeColor="text1"/>
        </w:rPr>
        <w:t xml:space="preserve"> was recorded in all months of most years</w:t>
      </w:r>
      <w:r w:rsidR="0040314E" w:rsidRPr="0040314E">
        <w:rPr>
          <w:color w:val="000000" w:themeColor="text1"/>
        </w:rPr>
        <w:t xml:space="preserve"> </w:t>
      </w:r>
      <w:r w:rsidR="00666603">
        <w:rPr>
          <w:color w:val="000000" w:themeColor="text1"/>
        </w:rPr>
        <w:fldChar w:fldCharType="begin"/>
      </w:r>
      <w:r w:rsidR="00666603">
        <w:rPr>
          <w:color w:val="000000" w:themeColor="text1"/>
        </w:rPr>
        <w:instrText xml:space="preserve"> ADDIN EN.CITE &lt;EndNote&gt;&lt;Cite&gt;&lt;Author&gt;Rivers&lt;/Author&gt;&lt;Year&gt;1963&lt;/Year&gt;&lt;RecNum&gt;1499&lt;/RecNum&gt;&lt;DisplayText&gt;(Rivers 1963)&lt;/DisplayText&gt;&lt;record&gt;&lt;rec-number&gt;1499&lt;/rec-number&gt;&lt;foreign-keys&gt;&lt;key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666603">
        <w:rPr>
          <w:noProof/>
          <w:color w:val="000000" w:themeColor="text1"/>
        </w:rPr>
        <w:t>(Rivers 1963)</w:t>
      </w:r>
      <w:r w:rsidR="00666603">
        <w:rPr>
          <w:color w:val="000000" w:themeColor="text1"/>
        </w:rPr>
        <w:fldChar w:fldCharType="end"/>
      </w:r>
      <w:r w:rsidR="00BF1E29">
        <w:rPr>
          <w:color w:val="000000" w:themeColor="text1"/>
        </w:rPr>
        <w:t>.</w:t>
      </w:r>
      <w:r w:rsidR="00A134CC">
        <w:rPr>
          <w:color w:val="000000" w:themeColor="text1"/>
        </w:rPr>
        <w:t xml:space="preserve"> </w:t>
      </w:r>
      <w:r w:rsidR="00CC1971">
        <w:rPr>
          <w:color w:val="000000" w:themeColor="text1"/>
        </w:rPr>
        <w:t>Gaps</w:t>
      </w:r>
      <w:r w:rsidR="009A3EF9">
        <w:rPr>
          <w:color w:val="000000" w:themeColor="text1"/>
        </w:rPr>
        <w:t xml:space="preserve"> between t</w:t>
      </w:r>
      <w:r w:rsidR="0040314E" w:rsidRPr="0040314E">
        <w:rPr>
          <w:color w:val="000000" w:themeColor="text1"/>
        </w:rPr>
        <w:t xml:space="preserve">hree </w:t>
      </w:r>
      <w:r w:rsidR="001C0030">
        <w:rPr>
          <w:color w:val="000000" w:themeColor="text1"/>
        </w:rPr>
        <w:t xml:space="preserve">distinct </w:t>
      </w:r>
      <w:r w:rsidR="0040314E" w:rsidRPr="0040314E">
        <w:rPr>
          <w:color w:val="000000" w:themeColor="text1"/>
        </w:rPr>
        <w:t>p</w:t>
      </w:r>
      <w:r w:rsidR="00E04B7B">
        <w:rPr>
          <w:color w:val="000000" w:themeColor="text1"/>
        </w:rPr>
        <w:t>eaks</w:t>
      </w:r>
      <w:r w:rsidR="0040314E" w:rsidRPr="0040314E">
        <w:rPr>
          <w:color w:val="000000" w:themeColor="text1"/>
        </w:rPr>
        <w:t xml:space="preserve"> of freshwater entry timing </w:t>
      </w:r>
      <w:r w:rsidR="0022515C">
        <w:rPr>
          <w:color w:val="000000" w:themeColor="text1"/>
        </w:rPr>
        <w:t xml:space="preserve">became apparent </w:t>
      </w:r>
      <w:r w:rsidR="0040314E" w:rsidRPr="0040314E">
        <w:rPr>
          <w:color w:val="000000" w:themeColor="text1"/>
        </w:rPr>
        <w:t xml:space="preserve">after </w:t>
      </w:r>
      <w:r w:rsidR="0022515C">
        <w:rPr>
          <w:color w:val="000000" w:themeColor="text1"/>
        </w:rPr>
        <w:t>population declines</w:t>
      </w:r>
      <w:r w:rsidR="0040314E" w:rsidRPr="0040314E">
        <w:rPr>
          <w:color w:val="000000" w:themeColor="text1"/>
        </w:rPr>
        <w:t xml:space="preserve"> in the early twentieth century and led to the recognition of early, intermediate and late runs, </w:t>
      </w:r>
      <w:r w:rsidR="00AE5CE6">
        <w:rPr>
          <w:color w:val="000000" w:themeColor="text1"/>
        </w:rPr>
        <w:t xml:space="preserve">initially </w:t>
      </w:r>
      <w:r w:rsidR="0040314E" w:rsidRPr="0040314E">
        <w:rPr>
          <w:color w:val="000000" w:themeColor="text1"/>
        </w:rPr>
        <w:t xml:space="preserve">termed spring, fall and winter, respectively </w:t>
      </w:r>
      <w:r w:rsidR="00666603">
        <w:rPr>
          <w:color w:val="000000" w:themeColor="text1"/>
        </w:rPr>
        <w:fldChar w:fldCharType="begin"/>
      </w:r>
      <w:r w:rsidR="00666603">
        <w:rPr>
          <w:color w:val="000000" w:themeColor="text1"/>
        </w:rPr>
        <w:instrText xml:space="preserve"> ADDIN EN.CITE &lt;EndNote&gt;&lt;Cite&gt;&lt;Author&gt;Rivers&lt;/Author&gt;&lt;Year&gt;1963&lt;/Year&gt;&lt;RecNum&gt;1499&lt;/RecNum&gt;&lt;DisplayText&gt;(Rivers 1963)&lt;/DisplayText&gt;&lt;record&gt;&lt;rec-number&gt;1499&lt;/rec-number&gt;&lt;foreign-keys&gt;&lt;key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666603">
        <w:rPr>
          <w:noProof/>
          <w:color w:val="000000" w:themeColor="text1"/>
        </w:rPr>
        <w:t>(Rivers 1963)</w:t>
      </w:r>
      <w:r w:rsidR="00666603">
        <w:rPr>
          <w:color w:val="000000" w:themeColor="text1"/>
        </w:rPr>
        <w:fldChar w:fldCharType="end"/>
      </w:r>
      <w:r w:rsidR="00666603">
        <w:rPr>
          <w:color w:val="000000" w:themeColor="text1"/>
        </w:rPr>
        <w:t xml:space="preserve">. </w:t>
      </w:r>
      <w:r w:rsidR="0040314E" w:rsidRPr="0040314E">
        <w:rPr>
          <w:color w:val="000000" w:themeColor="text1"/>
        </w:rPr>
        <w:t xml:space="preserve">The extended period of freshwater entry and the observation of three, not two, distinguishable </w:t>
      </w:r>
      <w:r>
        <w:rPr>
          <w:color w:val="000000" w:themeColor="text1"/>
        </w:rPr>
        <w:t>peaks of freshwater entry timing</w:t>
      </w:r>
      <w:r w:rsidRPr="0040314E">
        <w:rPr>
          <w:color w:val="000000" w:themeColor="text1"/>
        </w:rPr>
        <w:t xml:space="preserve"> </w:t>
      </w:r>
      <w:r w:rsidR="007158A2">
        <w:rPr>
          <w:color w:val="000000" w:themeColor="text1"/>
        </w:rPr>
        <w:t>in</w:t>
      </w:r>
      <w:r w:rsidR="0040314E" w:rsidRPr="0040314E">
        <w:rPr>
          <w:color w:val="000000" w:themeColor="text1"/>
        </w:rPr>
        <w:t xml:space="preserve"> the Rogue River prompted a longstanding question: are Rogue steelhead with intermediate </w:t>
      </w:r>
      <w:r w:rsidR="00C36CD4">
        <w:rPr>
          <w:color w:val="000000" w:themeColor="text1"/>
        </w:rPr>
        <w:t>migration</w:t>
      </w:r>
      <w:r w:rsidR="00C36CD4" w:rsidRPr="0040314E">
        <w:rPr>
          <w:color w:val="000000" w:themeColor="text1"/>
        </w:rPr>
        <w:t xml:space="preserve"> </w:t>
      </w:r>
      <w:r w:rsidR="0040314E" w:rsidRPr="0040314E">
        <w:rPr>
          <w:color w:val="000000" w:themeColor="text1"/>
        </w:rPr>
        <w:t xml:space="preserve">timing better understood as </w:t>
      </w:r>
      <w:r w:rsidR="0040314E" w:rsidRPr="00CE6F4A">
        <w:rPr>
          <w:color w:val="000000" w:themeColor="text1"/>
        </w:rPr>
        <w:t>summer steelhead</w:t>
      </w:r>
      <w:r w:rsidR="005529C3" w:rsidRPr="00CE6F4A">
        <w:rPr>
          <w:color w:val="000000" w:themeColor="text1"/>
        </w:rPr>
        <w:t xml:space="preserve"> (i.e. early</w:t>
      </w:r>
      <w:r w:rsidR="003458C4">
        <w:rPr>
          <w:color w:val="000000" w:themeColor="text1"/>
        </w:rPr>
        <w:t xml:space="preserve"> </w:t>
      </w:r>
      <w:r w:rsidR="005529C3" w:rsidRPr="00CE6F4A">
        <w:rPr>
          <w:color w:val="000000" w:themeColor="text1"/>
        </w:rPr>
        <w:t>migrat</w:t>
      </w:r>
      <w:r w:rsidR="005D033E">
        <w:rPr>
          <w:color w:val="000000" w:themeColor="text1"/>
        </w:rPr>
        <w:t>ors</w:t>
      </w:r>
      <w:r w:rsidR="005529C3" w:rsidRPr="00CE6F4A">
        <w:rPr>
          <w:color w:val="000000" w:themeColor="text1"/>
        </w:rPr>
        <w:t>)</w:t>
      </w:r>
      <w:r w:rsidR="0040314E" w:rsidRPr="00CE6F4A">
        <w:rPr>
          <w:color w:val="000000" w:themeColor="text1"/>
        </w:rPr>
        <w:t xml:space="preserve">, winter steelhead </w:t>
      </w:r>
      <w:r w:rsidR="005529C3" w:rsidRPr="00CE6F4A">
        <w:rPr>
          <w:color w:val="000000" w:themeColor="text1"/>
        </w:rPr>
        <w:t>(i.e. late</w:t>
      </w:r>
      <w:r w:rsidR="003458C4">
        <w:rPr>
          <w:color w:val="000000" w:themeColor="text1"/>
        </w:rPr>
        <w:t xml:space="preserve"> </w:t>
      </w:r>
      <w:r w:rsidR="005529C3" w:rsidRPr="00CE6F4A">
        <w:rPr>
          <w:color w:val="000000" w:themeColor="text1"/>
        </w:rPr>
        <w:t>migrat</w:t>
      </w:r>
      <w:r w:rsidR="005D033E">
        <w:rPr>
          <w:color w:val="000000" w:themeColor="text1"/>
        </w:rPr>
        <w:t>ors</w:t>
      </w:r>
      <w:r w:rsidR="005529C3" w:rsidRPr="00CE6F4A">
        <w:rPr>
          <w:color w:val="000000" w:themeColor="text1"/>
        </w:rPr>
        <w:t xml:space="preserve">) </w:t>
      </w:r>
      <w:r w:rsidR="0040314E" w:rsidRPr="00CE6F4A">
        <w:rPr>
          <w:color w:val="000000" w:themeColor="text1"/>
        </w:rPr>
        <w:t>or a distinct group?</w:t>
      </w:r>
      <w:r w:rsidR="0040314E" w:rsidRPr="0040314E">
        <w:rPr>
          <w:color w:val="000000" w:themeColor="text1"/>
        </w:rPr>
        <w:t xml:space="preserve"> Similar questions were posed throughout </w:t>
      </w:r>
      <w:r w:rsidR="009B0A1C">
        <w:rPr>
          <w:color w:val="000000" w:themeColor="text1"/>
        </w:rPr>
        <w:t xml:space="preserve">the </w:t>
      </w:r>
      <w:r w:rsidR="002730DF">
        <w:rPr>
          <w:color w:val="000000" w:themeColor="text1"/>
        </w:rPr>
        <w:t xml:space="preserve">broader </w:t>
      </w:r>
      <w:r w:rsidR="009B0A1C">
        <w:rPr>
          <w:color w:val="000000" w:themeColor="text1"/>
        </w:rPr>
        <w:t>region</w:t>
      </w:r>
      <w:r w:rsidR="00D53B02">
        <w:rPr>
          <w:color w:val="000000" w:themeColor="text1"/>
        </w:rPr>
        <w:t>,</w:t>
      </w:r>
      <w:r w:rsidR="009B0A1C">
        <w:rPr>
          <w:color w:val="000000" w:themeColor="text1"/>
        </w:rPr>
        <w:t xml:space="preserve"> </w:t>
      </w:r>
      <w:r w:rsidR="00F74ABC">
        <w:rPr>
          <w:color w:val="000000" w:themeColor="text1"/>
        </w:rPr>
        <w:t xml:space="preserve">including </w:t>
      </w:r>
      <w:r w:rsidR="00B85223">
        <w:rPr>
          <w:color w:val="000000" w:themeColor="text1"/>
        </w:rPr>
        <w:t xml:space="preserve">the </w:t>
      </w:r>
      <w:r w:rsidR="00F74ABC">
        <w:rPr>
          <w:color w:val="000000" w:themeColor="text1"/>
        </w:rPr>
        <w:t xml:space="preserve">Klamath </w:t>
      </w:r>
      <w:r w:rsidR="0084043D">
        <w:rPr>
          <w:color w:val="000000" w:themeColor="text1"/>
        </w:rPr>
        <w:t>R</w:t>
      </w:r>
      <w:r w:rsidR="00F74ABC">
        <w:rPr>
          <w:color w:val="000000" w:themeColor="text1"/>
        </w:rPr>
        <w:t>iver</w:t>
      </w:r>
      <w:r w:rsidR="00D53B02">
        <w:rPr>
          <w:color w:val="000000" w:themeColor="text1"/>
        </w:rPr>
        <w:t>,</w:t>
      </w:r>
      <w:r w:rsidR="00F74ABC">
        <w:rPr>
          <w:color w:val="000000" w:themeColor="text1"/>
        </w:rPr>
        <w:t xml:space="preserve"> </w:t>
      </w:r>
      <w:r w:rsidR="00A065B2" w:rsidRPr="0040314E">
        <w:rPr>
          <w:color w:val="000000" w:themeColor="text1"/>
        </w:rPr>
        <w:t>where</w:t>
      </w:r>
      <w:r w:rsidR="00AE5CE6">
        <w:rPr>
          <w:color w:val="000000" w:themeColor="text1"/>
        </w:rPr>
        <w:t xml:space="preserve"> </w:t>
      </w:r>
      <w:r w:rsidR="00A065B2" w:rsidRPr="0040314E">
        <w:rPr>
          <w:color w:val="000000" w:themeColor="text1"/>
        </w:rPr>
        <w:t xml:space="preserve">steelhead with </w:t>
      </w:r>
      <w:r w:rsidR="00866C96">
        <w:rPr>
          <w:color w:val="000000" w:themeColor="text1"/>
        </w:rPr>
        <w:t>both</w:t>
      </w:r>
      <w:r w:rsidR="00A065B2" w:rsidRPr="0040314E">
        <w:rPr>
          <w:color w:val="000000" w:themeColor="text1"/>
        </w:rPr>
        <w:t xml:space="preserve"> intermediate migration timing </w:t>
      </w:r>
      <w:r w:rsidR="005529C3">
        <w:rPr>
          <w:color w:val="000000" w:themeColor="text1"/>
        </w:rPr>
        <w:t xml:space="preserve">and </w:t>
      </w:r>
      <w:r w:rsidR="00AE5CE6" w:rsidRPr="00B25C28">
        <w:rPr>
          <w:color w:val="000000" w:themeColor="text1"/>
          <w:highlight w:val="yellow"/>
          <w:rPrChange w:id="18" w:author="Kathleen O'Malley" w:date="2023-05-30T09:14:00Z">
            <w:rPr>
              <w:color w:val="000000" w:themeColor="text1"/>
            </w:rPr>
          </w:rPrChange>
        </w:rPr>
        <w:t>half</w:t>
      </w:r>
      <w:r w:rsidR="003458C4" w:rsidRPr="00B25C28">
        <w:rPr>
          <w:color w:val="000000" w:themeColor="text1"/>
          <w:highlight w:val="yellow"/>
          <w:rPrChange w:id="19" w:author="Kathleen O'Malley" w:date="2023-05-30T09:14:00Z">
            <w:rPr>
              <w:color w:val="000000" w:themeColor="text1"/>
            </w:rPr>
          </w:rPrChange>
        </w:rPr>
        <w:t xml:space="preserve"> </w:t>
      </w:r>
      <w:r w:rsidR="00AE5CE6" w:rsidRPr="00B25C28">
        <w:rPr>
          <w:color w:val="000000" w:themeColor="text1"/>
          <w:highlight w:val="yellow"/>
          <w:rPrChange w:id="20" w:author="Kathleen O'Malley" w:date="2023-05-30T09:14:00Z">
            <w:rPr>
              <w:color w:val="000000" w:themeColor="text1"/>
            </w:rPr>
          </w:rPrChange>
        </w:rPr>
        <w:t>pounder</w:t>
      </w:r>
      <w:r w:rsidR="005529C3" w:rsidRPr="00B25C28">
        <w:rPr>
          <w:color w:val="000000" w:themeColor="text1"/>
          <w:highlight w:val="yellow"/>
          <w:rPrChange w:id="21" w:author="Kathleen O'Malley" w:date="2023-05-30T09:14:00Z">
            <w:rPr>
              <w:color w:val="000000" w:themeColor="text1"/>
            </w:rPr>
          </w:rPrChange>
        </w:rPr>
        <w:t>s</w:t>
      </w:r>
      <w:r w:rsidR="005529C3">
        <w:rPr>
          <w:color w:val="000000" w:themeColor="text1"/>
        </w:rPr>
        <w:t xml:space="preserve"> are found </w:t>
      </w:r>
      <w:r w:rsidR="00666603">
        <w:rPr>
          <w:color w:val="000000" w:themeColor="text1"/>
        </w:rPr>
        <w:fldChar w:fldCharType="begin"/>
      </w:r>
      <w:r w:rsidR="00B85223">
        <w:rPr>
          <w:color w:val="000000" w:themeColor="text1"/>
        </w:rPr>
        <w:instrText xml:space="preserve"> ADDIN EN.CITE &lt;EndNote&gt;&lt;Cite&gt;&lt;Author&gt;Busby&lt;/Author&gt;&lt;Year&gt;1994&lt;/Year&gt;&lt;RecNum&gt;1419&lt;/RecNum&gt;&lt;DisplayText&gt;(Roelofs 1983; Busby 1994, 1996)&lt;/DisplayText&gt;&lt;record&gt;&lt;rec-number&gt;1419&lt;/rec-number&gt;&lt;foreign-keys&gt;&lt;key app="EN" db-id="fstdwt0t3xzrskewzvmxpsf80xx25990rfrd" timestamp="1603421552"&gt;1419&lt;/key&gt;&lt;key app="ENWeb" db-id=""&gt;0&lt;/key&gt;&lt;/foreign-keys&gt;&lt;ref-type name="Journal Article"&gt;17&lt;/ref-type&gt;&lt;contributors&gt;&lt;authors&gt;&lt;author&gt;Busby&lt;/author&gt;&lt;/authors&gt;&lt;/contributors&gt;&lt;titles&gt;&lt;title&gt;Status Review for Klamath Mountains Province Steelhead&lt;/title&gt;&lt;/titles&gt;&lt;dates&gt;&lt;year&gt;1994&lt;/year&gt;&lt;/dates&gt;&lt;urls&gt;&lt;/urls&gt;&lt;/record&gt;&lt;/Cite&gt;&lt;Cite&gt;&lt;Author&gt;Busby&lt;/Author&gt;&lt;Year&gt;1996&lt;/Year&gt;&lt;RecNum&gt;1362&lt;/RecNum&gt;&lt;record&gt;&lt;rec-number&gt;1362&lt;/rec-number&gt;&lt;foreign-keys&gt;&lt;key app="EN" db-id="fstdwt0t3xzrskewzvmxpsf80xx25990rfrd" timestamp="1591915797"&gt;1362&lt;/key&gt;&lt;key app="ENWeb" db-id=""&gt;0&lt;/key&gt;&lt;/foreign-keys&gt;&lt;ref-type name="Journal Article"&gt;17&lt;/ref-type&gt;&lt;contributors&gt;&lt;authors&gt;&lt;author&gt;Busby&lt;/author&gt;&lt;/authors&gt;&lt;/contributors&gt;&lt;titles&gt;&lt;title&gt;Status Review of West Coast Steelhead&lt;/title&gt;&lt;/titles&gt;&lt;dates&gt;&lt;year&gt;1996&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B85223">
        <w:rPr>
          <w:noProof/>
          <w:color w:val="000000" w:themeColor="text1"/>
        </w:rPr>
        <w:t>(Roelofs 1983; Busby 1994, 1996)</w:t>
      </w:r>
      <w:r w:rsidR="00666603">
        <w:rPr>
          <w:color w:val="000000" w:themeColor="text1"/>
        </w:rPr>
        <w:fldChar w:fldCharType="end"/>
      </w:r>
      <w:r w:rsidR="0040314E" w:rsidRPr="0040314E">
        <w:rPr>
          <w:color w:val="000000" w:themeColor="text1"/>
        </w:rPr>
        <w:t xml:space="preserve">. </w:t>
      </w:r>
    </w:p>
    <w:p w14:paraId="00C9CAB5" w14:textId="7D961D62" w:rsidR="008E185E" w:rsidRDefault="00C36CD4" w:rsidP="00850D39">
      <w:pPr>
        <w:spacing w:line="480" w:lineRule="auto"/>
        <w:ind w:firstLine="720"/>
        <w:rPr>
          <w:color w:val="000000" w:themeColor="text1"/>
        </w:rPr>
      </w:pPr>
      <w:r>
        <w:rPr>
          <w:color w:val="000000" w:themeColor="text1"/>
        </w:rPr>
        <w:t xml:space="preserve">While there is overlap in the timing and habitats used for spawning between </w:t>
      </w:r>
      <w:r w:rsidR="00E04B7B">
        <w:rPr>
          <w:color w:val="000000" w:themeColor="text1"/>
        </w:rPr>
        <w:t xml:space="preserve">the </w:t>
      </w:r>
      <w:r>
        <w:rPr>
          <w:color w:val="000000" w:themeColor="text1"/>
        </w:rPr>
        <w:t>early and intermediate runs</w:t>
      </w:r>
      <w:r w:rsidR="00E04B7B">
        <w:rPr>
          <w:color w:val="000000" w:themeColor="text1"/>
        </w:rPr>
        <w:t xml:space="preserve"> of Rogue River steelhead</w:t>
      </w:r>
      <w:r>
        <w:rPr>
          <w:color w:val="000000" w:themeColor="text1"/>
        </w:rPr>
        <w:t xml:space="preserve">, early run individuals tend to arrive on spawning </w:t>
      </w:r>
      <w:r>
        <w:rPr>
          <w:color w:val="000000" w:themeColor="text1"/>
        </w:rPr>
        <w:lastRenderedPageBreak/>
        <w:t xml:space="preserve">grounds earlier and preferentially use spawning grounds further upstream than intermediate run individuals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&lt;EndNote&gt;&lt;Cite&gt;&lt;Author&gt;Everest&lt;/Author&gt;&lt;Year&gt;1971&lt;/Year&gt;&lt;RecNum&gt;1386&lt;/RecNum&gt;&lt;DisplayText&gt;(Rivers 1963; 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ivers&lt;/Author&gt;&lt;Year&gt;1963&lt;/Year&gt;&lt;RecNum&gt;1499&lt;/RecNum&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C77A8F">
        <w:rPr>
          <w:noProof/>
          <w:color w:val="000000" w:themeColor="text1"/>
        </w:rPr>
        <w:t>(Rivers 1963; Everest 1971</w:t>
      </w:r>
      <w:r w:rsidR="00AA0656">
        <w:rPr>
          <w:noProof/>
          <w:color w:val="000000" w:themeColor="text1"/>
        </w:rPr>
        <w:t xml:space="preserve">, </w:t>
      </w:r>
      <w:r w:rsidR="00C77A8F">
        <w:rPr>
          <w:noProof/>
          <w:color w:val="000000" w:themeColor="text1"/>
        </w:rPr>
        <w:t>1973)</w:t>
      </w:r>
      <w:r w:rsidR="00666603">
        <w:rPr>
          <w:color w:val="000000" w:themeColor="text1"/>
        </w:rPr>
        <w:fldChar w:fldCharType="end"/>
      </w:r>
      <w:r w:rsidR="0040314E" w:rsidRPr="0040314E">
        <w:rPr>
          <w:color w:val="000000" w:themeColor="text1"/>
        </w:rPr>
        <w:t xml:space="preserve">. </w:t>
      </w:r>
      <w:r w:rsidR="00DE599F">
        <w:rPr>
          <w:color w:val="000000" w:themeColor="text1"/>
        </w:rPr>
        <w:t>M</w:t>
      </w:r>
      <w:r w:rsidR="0040314E" w:rsidRPr="0040314E">
        <w:rPr>
          <w:color w:val="000000" w:themeColor="text1"/>
        </w:rPr>
        <w:t>ark-recapture experiments</w:t>
      </w:r>
      <w:r w:rsidR="00EF31C3">
        <w:rPr>
          <w:color w:val="000000" w:themeColor="text1"/>
        </w:rPr>
        <w:t xml:space="preserve"> conducted on iteroparous individuals</w:t>
      </w:r>
      <w:r w:rsidR="0040314E" w:rsidRPr="0040314E">
        <w:rPr>
          <w:color w:val="000000" w:themeColor="text1"/>
        </w:rPr>
        <w:t xml:space="preserve"> revealed that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9F1AA7">
        <w:rPr>
          <w:color w:val="000000" w:themeColor="text1"/>
        </w:rPr>
        <w:t xml:space="preserve"> run steelhead</w:t>
      </w:r>
      <w:r w:rsidR="0040314E" w:rsidRPr="0040314E">
        <w:rPr>
          <w:color w:val="000000" w:themeColor="text1"/>
        </w:rPr>
        <w:t xml:space="preserve"> </w:t>
      </w:r>
      <w:r w:rsidR="00657DC6">
        <w:rPr>
          <w:color w:val="000000" w:themeColor="text1"/>
        </w:rPr>
        <w:t>had</w:t>
      </w:r>
      <w:r w:rsidR="0040314E" w:rsidRPr="0040314E">
        <w:rPr>
          <w:color w:val="000000" w:themeColor="text1"/>
        </w:rPr>
        <w:t xml:space="preserve"> a tendency </w:t>
      </w:r>
      <w:r w:rsidR="00996548">
        <w:rPr>
          <w:color w:val="000000" w:themeColor="text1"/>
        </w:rPr>
        <w:t xml:space="preserve">to </w:t>
      </w:r>
      <w:r w:rsidR="00EF31C3">
        <w:rPr>
          <w:color w:val="000000" w:themeColor="text1"/>
        </w:rPr>
        <w:t>express the same migration timing phenotype during their second spawning run</w:t>
      </w:r>
      <w:r w:rsidR="009F1AA7">
        <w:rPr>
          <w:color w:val="000000" w:themeColor="text1"/>
        </w:rPr>
        <w:t xml:space="preserve"> </w:t>
      </w:r>
      <w:r w:rsidR="009F1AA7">
        <w:rPr>
          <w:color w:val="000000" w:themeColor="text1"/>
        </w:rPr>
        <w:fldChar w:fldCharType="begin"/>
      </w:r>
      <w:r w:rsidR="009F1AA7">
        <w:rPr>
          <w:color w:val="000000" w:themeColor="text1"/>
        </w:rPr>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9F1AA7">
        <w:rPr>
          <w:color w:val="000000" w:themeColor="text1"/>
        </w:rPr>
        <w:fldChar w:fldCharType="separate"/>
      </w:r>
      <w:r w:rsidR="009F1AA7">
        <w:rPr>
          <w:noProof/>
          <w:color w:val="000000" w:themeColor="text1"/>
        </w:rPr>
        <w:t>(Everest 1973)</w:t>
      </w:r>
      <w:r w:rsidR="009F1AA7">
        <w:rPr>
          <w:color w:val="000000" w:themeColor="text1"/>
        </w:rPr>
        <w:fldChar w:fldCharType="end"/>
      </w:r>
      <w:r w:rsidR="00EF31C3">
        <w:rPr>
          <w:color w:val="000000" w:themeColor="text1"/>
        </w:rPr>
        <w:t>. Hatchery experiments demonstrated that early and intermediate</w:t>
      </w:r>
      <w:r w:rsidR="00AA0656">
        <w:rPr>
          <w:color w:val="000000" w:themeColor="text1"/>
        </w:rPr>
        <w:t xml:space="preserve"> run</w:t>
      </w:r>
      <w:r w:rsidR="00EF31C3">
        <w:rPr>
          <w:color w:val="000000" w:themeColor="text1"/>
        </w:rPr>
        <w:t xml:space="preserve"> steelhead</w:t>
      </w:r>
      <w:r w:rsidR="0040314E" w:rsidRPr="0040314E">
        <w:rPr>
          <w:color w:val="000000" w:themeColor="text1"/>
        </w:rPr>
        <w:t xml:space="preserve"> </w:t>
      </w:r>
      <w:r w:rsidR="00EF31C3">
        <w:rPr>
          <w:color w:val="000000" w:themeColor="text1"/>
        </w:rPr>
        <w:t>tend</w:t>
      </w:r>
      <w:r w:rsidR="0040314E" w:rsidRPr="0040314E">
        <w:rPr>
          <w:color w:val="000000" w:themeColor="text1"/>
        </w:rPr>
        <w:t xml:space="preserve"> </w:t>
      </w:r>
      <w:r w:rsidR="00DE599F">
        <w:rPr>
          <w:color w:val="000000" w:themeColor="text1"/>
        </w:rPr>
        <w:t xml:space="preserve">to </w:t>
      </w:r>
      <w:r w:rsidR="0040314E" w:rsidRPr="0040314E">
        <w:rPr>
          <w:color w:val="000000" w:themeColor="text1"/>
        </w:rPr>
        <w:t xml:space="preserve">produce offspring of their own </w:t>
      </w:r>
      <w:r w:rsidR="00373416">
        <w:rPr>
          <w:color w:val="000000" w:themeColor="text1"/>
        </w:rPr>
        <w:t>run-type</w:t>
      </w:r>
      <w:r w:rsidR="00666603">
        <w:rPr>
          <w:color w:val="000000" w:themeColor="text1"/>
        </w:rPr>
        <w:t xml:space="preserve">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666603">
        <w:rPr>
          <w:color w:val="000000" w:themeColor="text1"/>
        </w:rPr>
        <w:fldChar w:fldCharType="separate"/>
      </w:r>
      <w:r w:rsidR="00C77A8F">
        <w:rPr>
          <w:noProof/>
          <w:color w:val="000000" w:themeColor="text1"/>
        </w:rPr>
        <w:t>(Everest 1971</w:t>
      </w:r>
      <w:r w:rsidR="00AA0656">
        <w:rPr>
          <w:noProof/>
          <w:color w:val="000000" w:themeColor="text1"/>
        </w:rPr>
        <w:t xml:space="preserve">, </w:t>
      </w:r>
      <w:r w:rsidR="00C77A8F">
        <w:rPr>
          <w:noProof/>
          <w:color w:val="000000" w:themeColor="text1"/>
        </w:rPr>
        <w:t>1973)</w:t>
      </w:r>
      <w:r w:rsidR="00666603">
        <w:rPr>
          <w:color w:val="000000" w:themeColor="text1"/>
        </w:rPr>
        <w:fldChar w:fldCharType="end"/>
      </w:r>
      <w:r w:rsidR="00DE599F">
        <w:rPr>
          <w:color w:val="000000" w:themeColor="text1"/>
        </w:rPr>
        <w:t>, a</w:t>
      </w:r>
      <w:r w:rsidR="00EF31C3">
        <w:rPr>
          <w:color w:val="000000" w:themeColor="text1"/>
        </w:rPr>
        <w:t>lthough</w:t>
      </w:r>
      <w:r w:rsidR="00E875FB">
        <w:rPr>
          <w:color w:val="000000" w:themeColor="text1"/>
        </w:rPr>
        <w:t xml:space="preserve"> other</w:t>
      </w:r>
      <w:r w:rsidR="00EF31C3">
        <w:rPr>
          <w:color w:val="000000" w:themeColor="text1"/>
        </w:rPr>
        <w:t>s</w:t>
      </w:r>
      <w:r w:rsidR="00E875FB">
        <w:rPr>
          <w:color w:val="000000" w:themeColor="text1"/>
        </w:rPr>
        <w:t xml:space="preserve"> have cast doubt on this</w:t>
      </w:r>
      <w:r w:rsidR="00EF31C3">
        <w:rPr>
          <w:color w:val="000000" w:themeColor="text1"/>
        </w:rPr>
        <w:t xml:space="preserve"> </w:t>
      </w:r>
      <w:r w:rsidR="00E875FB">
        <w:rPr>
          <w:color w:val="000000" w:themeColor="text1"/>
        </w:rPr>
        <w:t xml:space="preserve">finding </w:t>
      </w:r>
      <w:r w:rsidR="00E875FB">
        <w:rPr>
          <w:color w:val="000000" w:themeColor="text1"/>
        </w:rPr>
        <w:fldChar w:fldCharType="begin"/>
      </w:r>
      <w:r w:rsidR="00E875FB">
        <w:rPr>
          <w:color w:val="000000" w:themeColor="text1"/>
        </w:rPr>
        <w:instrText xml:space="preserve"> ADDIN EN.CITE &lt;EndNote&gt;&lt;Cite&gt;&lt;Author&gt;Leider&lt;/Author&gt;&lt;Year&gt;1985&lt;/Year&gt;&lt;RecNum&gt;1503&lt;/RecNum&gt;&lt;DisplayText&gt;(Leider 1985)&lt;/DisplayText&gt;&lt;record&gt;&lt;rec-number&gt;1503&lt;/rec-number&gt;&lt;foreign-keys&gt;&lt;key app="EN" db-id="fstdwt0t3xzrskewzvmxpsf80xx25990rfrd" timestamp="1621549678"&gt;1503&lt;/key&gt;&lt;key app="ENWeb" db-id=""&gt;0&lt;/key&gt;&lt;/foreign-keys&gt;&lt;ref-type name="Journal Article"&gt;17&lt;/ref-type&gt;&lt;contributors&gt;&lt;authors&gt;&lt;author&gt;Leider, Steven A.&lt;/author&gt;&lt;/authors&gt;&lt;/contributors&gt;&lt;titles&gt;&lt;title&gt;Precise Timing of Upstream Migrations by Repeat Steelhead Spawners&lt;/title&gt;&lt;secondary-title&gt;Transactions of the American Fisheries Society&lt;/secondary-title&gt;&lt;/titles&gt;&lt;periodical&gt;&lt;full-title&gt;Transactions of the American Fisheries Society&lt;/full-title&gt;&lt;/periodical&gt;&lt;pages&gt;906-908&lt;/pages&gt;&lt;volume&gt;114&lt;/volume&gt;&lt;number&gt;6&lt;/number&gt;&lt;section&gt;906&lt;/section&gt;&lt;dates&gt;&lt;year&gt;1985&lt;/year&gt;&lt;/dates&gt;&lt;isbn&gt;0002-8487&amp;#xD;1548-8659&lt;/isbn&gt;&lt;urls&gt;&lt;/urls&gt;&lt;electronic-resource-num&gt;10.1577/1548-8659(1985)114&amp;lt;906:Ptoumb&amp;gt;2.0.Co;2&lt;/electronic-resource-num&gt;&lt;/record&gt;&lt;/Cite&gt;&lt;/EndNote&gt;</w:instrText>
      </w:r>
      <w:r w:rsidR="00E875FB">
        <w:rPr>
          <w:color w:val="000000" w:themeColor="text1"/>
        </w:rPr>
        <w:fldChar w:fldCharType="separate"/>
      </w:r>
      <w:r w:rsidR="00E875FB">
        <w:rPr>
          <w:noProof/>
          <w:color w:val="000000" w:themeColor="text1"/>
        </w:rPr>
        <w:t>(Leider 1985)</w:t>
      </w:r>
      <w:r w:rsidR="00E875FB">
        <w:rPr>
          <w:color w:val="000000" w:themeColor="text1"/>
        </w:rPr>
        <w:fldChar w:fldCharType="end"/>
      </w:r>
      <w:r w:rsidR="00E875FB">
        <w:rPr>
          <w:color w:val="000000" w:themeColor="text1"/>
        </w:rPr>
        <w:t>.</w:t>
      </w:r>
      <w:r w:rsidR="0040314E" w:rsidRPr="0040314E">
        <w:rPr>
          <w:color w:val="000000" w:themeColor="text1"/>
        </w:rPr>
        <w:t xml:space="preserve"> Ultimately, observation</w:t>
      </w:r>
      <w:r w:rsidR="00004835">
        <w:rPr>
          <w:color w:val="000000" w:themeColor="text1"/>
        </w:rPr>
        <w:t>s</w:t>
      </w:r>
      <w:r w:rsidR="0040314E" w:rsidRPr="0040314E">
        <w:rPr>
          <w:color w:val="000000" w:themeColor="text1"/>
        </w:rPr>
        <w:t xml:space="preserve"> of tagged </w:t>
      </w:r>
      <w:r w:rsidR="005529C3">
        <w:rPr>
          <w:color w:val="000000" w:themeColor="text1"/>
        </w:rPr>
        <w:t>early</w:t>
      </w:r>
      <w:r w:rsidR="005529C3" w:rsidRPr="0040314E">
        <w:rPr>
          <w:color w:val="000000" w:themeColor="text1"/>
        </w:rPr>
        <w:t xml:space="preserve"> and </w:t>
      </w:r>
      <w:r w:rsidR="005529C3">
        <w:rPr>
          <w:color w:val="000000" w:themeColor="text1"/>
        </w:rPr>
        <w:t xml:space="preserve">intermediate </w:t>
      </w:r>
      <w:r w:rsidR="009F1AA7">
        <w:rPr>
          <w:color w:val="000000" w:themeColor="text1"/>
        </w:rPr>
        <w:t>steelhead</w:t>
      </w:r>
      <w:r w:rsidR="009F1AA7" w:rsidRPr="0040314E">
        <w:rPr>
          <w:color w:val="000000" w:themeColor="text1"/>
        </w:rPr>
        <w:t xml:space="preserve"> </w:t>
      </w:r>
      <w:r w:rsidR="0040314E" w:rsidRPr="0040314E">
        <w:rPr>
          <w:color w:val="000000" w:themeColor="text1"/>
        </w:rPr>
        <w:t>together on spawning ground</w:t>
      </w:r>
      <w:r w:rsidR="00004835">
        <w:rPr>
          <w:color w:val="000000" w:themeColor="text1"/>
        </w:rPr>
        <w:t>s</w:t>
      </w:r>
      <w:r w:rsidR="0040314E" w:rsidRPr="0040314E">
        <w:rPr>
          <w:color w:val="000000" w:themeColor="text1"/>
        </w:rPr>
        <w:t xml:space="preserve"> led fisheries biologists to conclude that there was insufficient genetic isolation to </w:t>
      </w:r>
      <w:r w:rsidR="0022515C">
        <w:rPr>
          <w:color w:val="000000" w:themeColor="text1"/>
        </w:rPr>
        <w:t>warrant management of</w:t>
      </w:r>
      <w:r w:rsidR="0040314E" w:rsidRPr="0040314E">
        <w:rPr>
          <w:color w:val="000000" w:themeColor="text1"/>
        </w:rPr>
        <w:t xml:space="preserve"> </w:t>
      </w:r>
      <w:r w:rsidR="009F1AA7">
        <w:rPr>
          <w:color w:val="000000" w:themeColor="text1"/>
        </w:rPr>
        <w:t xml:space="preserve">the </w:t>
      </w:r>
      <w:r w:rsidR="005529C3">
        <w:rPr>
          <w:color w:val="000000" w:themeColor="text1"/>
        </w:rPr>
        <w:t>early</w:t>
      </w:r>
      <w:r w:rsidR="005529C3" w:rsidRPr="0040314E">
        <w:rPr>
          <w:color w:val="000000" w:themeColor="text1"/>
        </w:rPr>
        <w:t xml:space="preserve"> and </w:t>
      </w:r>
      <w:r w:rsidR="005529C3">
        <w:rPr>
          <w:color w:val="000000" w:themeColor="text1"/>
        </w:rPr>
        <w:t xml:space="preserve">intermediate </w:t>
      </w:r>
      <w:r w:rsidR="009F1AA7">
        <w:rPr>
          <w:color w:val="000000" w:themeColor="text1"/>
        </w:rPr>
        <w:t xml:space="preserve">runs </w:t>
      </w:r>
      <w:r w:rsidR="0040314E" w:rsidRPr="0040314E">
        <w:rPr>
          <w:color w:val="000000" w:themeColor="text1"/>
        </w:rPr>
        <w:t xml:space="preserve">as separate </w:t>
      </w:r>
      <w:r w:rsidR="0022515C">
        <w:rPr>
          <w:color w:val="000000" w:themeColor="text1"/>
        </w:rPr>
        <w:t>groups</w:t>
      </w:r>
      <w:r w:rsidR="00666603">
        <w:rPr>
          <w:color w:val="000000" w:themeColor="text1"/>
        </w:rPr>
        <w:t xml:space="preserve">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666603">
        <w:rPr>
          <w:color w:val="000000" w:themeColor="text1"/>
        </w:rPr>
        <w:fldChar w:fldCharType="separate"/>
      </w:r>
      <w:r w:rsidR="00C77A8F">
        <w:rPr>
          <w:noProof/>
          <w:color w:val="000000" w:themeColor="text1"/>
        </w:rPr>
        <w:t>(Everest 1971</w:t>
      </w:r>
      <w:r w:rsidR="00AA0656">
        <w:rPr>
          <w:noProof/>
          <w:color w:val="000000" w:themeColor="text1"/>
        </w:rPr>
        <w:t xml:space="preserve">, </w:t>
      </w:r>
      <w:r w:rsidR="00C77A8F">
        <w:rPr>
          <w:noProof/>
          <w:color w:val="000000" w:themeColor="text1"/>
        </w:rPr>
        <w:t>1973)</w:t>
      </w:r>
      <w:r w:rsidR="00666603">
        <w:rPr>
          <w:color w:val="000000" w:themeColor="text1"/>
        </w:rPr>
        <w:fldChar w:fldCharType="end"/>
      </w:r>
      <w:r w:rsidR="00E875FB">
        <w:rPr>
          <w:color w:val="000000" w:themeColor="text1"/>
        </w:rPr>
        <w:t>.</w:t>
      </w:r>
      <w:r w:rsidR="00666603">
        <w:rPr>
          <w:color w:val="000000" w:themeColor="text1"/>
        </w:rPr>
        <w:t xml:space="preserve"> </w:t>
      </w:r>
      <w:r w:rsidR="00937139">
        <w:rPr>
          <w:color w:val="000000" w:themeColor="text1"/>
        </w:rPr>
        <w:t xml:space="preserve">Both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40314E" w:rsidRPr="0040314E">
        <w:rPr>
          <w:color w:val="000000" w:themeColor="text1"/>
        </w:rPr>
        <w:t xml:space="preserve"> runs were thereafter </w:t>
      </w:r>
      <w:r w:rsidR="00004835">
        <w:rPr>
          <w:color w:val="000000" w:themeColor="text1"/>
        </w:rPr>
        <w:t>treated as</w:t>
      </w:r>
      <w:r w:rsidR="00004835" w:rsidRPr="0040314E">
        <w:rPr>
          <w:color w:val="000000" w:themeColor="text1"/>
        </w:rPr>
        <w:t xml:space="preserve"> </w:t>
      </w:r>
      <w:r w:rsidR="0040314E" w:rsidRPr="0040314E">
        <w:rPr>
          <w:color w:val="000000" w:themeColor="text1"/>
        </w:rPr>
        <w:t xml:space="preserve">a single </w:t>
      </w:r>
      <w:r w:rsidR="00C54329">
        <w:rPr>
          <w:color w:val="000000" w:themeColor="text1"/>
        </w:rPr>
        <w:t>summer</w:t>
      </w:r>
      <w:r w:rsidR="0040314E" w:rsidRPr="0040314E">
        <w:rPr>
          <w:color w:val="000000" w:themeColor="text1"/>
        </w:rPr>
        <w:t xml:space="preserve"> run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 Roelofs 1983)&lt;/DisplayText&gt;&lt;record&gt;&lt;rec-number&gt;1386&lt;/rec-number&gt;&lt;foreign-keys&gt;&lt;key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C77A8F">
        <w:rPr>
          <w:noProof/>
          <w:color w:val="000000" w:themeColor="text1"/>
        </w:rPr>
        <w:t>(Everest 1971</w:t>
      </w:r>
      <w:r w:rsidR="00AA0656">
        <w:rPr>
          <w:noProof/>
          <w:color w:val="000000" w:themeColor="text1"/>
        </w:rPr>
        <w:t xml:space="preserve">, </w:t>
      </w:r>
      <w:r w:rsidR="00C77A8F">
        <w:rPr>
          <w:noProof/>
          <w:color w:val="000000" w:themeColor="text1"/>
        </w:rPr>
        <w:t>1973; Roelofs 1983)</w:t>
      </w:r>
      <w:r w:rsidR="00666603">
        <w:rPr>
          <w:color w:val="000000" w:themeColor="text1"/>
        </w:rPr>
        <w:fldChar w:fldCharType="end"/>
      </w:r>
      <w:r w:rsidR="0040314E" w:rsidRPr="0040314E">
        <w:rPr>
          <w:color w:val="000000" w:themeColor="text1"/>
        </w:rPr>
        <w:t>.</w:t>
      </w:r>
      <w:r w:rsidR="00F74ABC">
        <w:rPr>
          <w:color w:val="000000" w:themeColor="text1"/>
        </w:rPr>
        <w:t xml:space="preserve"> </w:t>
      </w:r>
      <w:r w:rsidR="002730DF">
        <w:rPr>
          <w:color w:val="000000" w:themeColor="text1"/>
        </w:rPr>
        <w:t>T</w:t>
      </w:r>
      <w:r w:rsidR="0040314E" w:rsidRPr="0040314E">
        <w:rPr>
          <w:color w:val="000000" w:themeColor="text1"/>
        </w:rPr>
        <w:t xml:space="preserve">erminology for the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40314E" w:rsidRPr="0040314E">
        <w:rPr>
          <w:color w:val="000000" w:themeColor="text1"/>
        </w:rPr>
        <w:t xml:space="preserve"> runs</w:t>
      </w:r>
      <w:r w:rsidR="002730DF">
        <w:rPr>
          <w:color w:val="000000" w:themeColor="text1"/>
        </w:rPr>
        <w:t xml:space="preserve"> on the Rogue River</w:t>
      </w:r>
      <w:r w:rsidR="0040314E" w:rsidRPr="0040314E">
        <w:rPr>
          <w:color w:val="000000" w:themeColor="text1"/>
        </w:rPr>
        <w:t xml:space="preserve"> changed to reflect this classification</w:t>
      </w:r>
      <w:r w:rsidR="008F0FB0">
        <w:rPr>
          <w:color w:val="000000" w:themeColor="text1"/>
        </w:rPr>
        <w:t>. S</w:t>
      </w:r>
      <w:r w:rsidR="00666603">
        <w:rPr>
          <w:color w:val="000000" w:themeColor="text1"/>
        </w:rPr>
        <w:t xml:space="preserve">teelhead entering the river </w:t>
      </w:r>
      <w:r w:rsidR="00DE599F">
        <w:rPr>
          <w:color w:val="000000" w:themeColor="text1"/>
        </w:rPr>
        <w:t>during the</w:t>
      </w:r>
      <w:r w:rsidR="009F1AA7">
        <w:rPr>
          <w:color w:val="000000" w:themeColor="text1"/>
        </w:rPr>
        <w:t xml:space="preserve"> first </w:t>
      </w:r>
      <w:r w:rsidR="00DE599F">
        <w:rPr>
          <w:color w:val="000000" w:themeColor="text1"/>
        </w:rPr>
        <w:t>p</w:t>
      </w:r>
      <w:r w:rsidR="00E04B7B">
        <w:rPr>
          <w:color w:val="000000" w:themeColor="text1"/>
        </w:rPr>
        <w:t>eak</w:t>
      </w:r>
      <w:r w:rsidR="00DE599F">
        <w:rPr>
          <w:color w:val="000000" w:themeColor="text1"/>
        </w:rPr>
        <w:t xml:space="preserve"> </w:t>
      </w:r>
      <w:r w:rsidR="0040314E" w:rsidRPr="0040314E">
        <w:rPr>
          <w:color w:val="000000" w:themeColor="text1"/>
        </w:rPr>
        <w:t xml:space="preserve">became known as the early-summer </w:t>
      </w:r>
      <w:r w:rsidR="00666603">
        <w:rPr>
          <w:color w:val="000000" w:themeColor="text1"/>
        </w:rPr>
        <w:t xml:space="preserve">run </w:t>
      </w:r>
      <w:r w:rsidR="0040314E" w:rsidRPr="0040314E">
        <w:rPr>
          <w:color w:val="000000" w:themeColor="text1"/>
        </w:rPr>
        <w:t xml:space="preserve">and </w:t>
      </w:r>
      <w:r w:rsidR="00666603">
        <w:rPr>
          <w:color w:val="000000" w:themeColor="text1"/>
        </w:rPr>
        <w:t xml:space="preserve">those entering </w:t>
      </w:r>
      <w:r w:rsidR="009F1AA7">
        <w:rPr>
          <w:color w:val="000000" w:themeColor="text1"/>
        </w:rPr>
        <w:t>in the second</w:t>
      </w:r>
      <w:r w:rsidR="00666603">
        <w:rPr>
          <w:color w:val="000000" w:themeColor="text1"/>
        </w:rPr>
        <w:t xml:space="preserve"> </w:t>
      </w:r>
      <w:r w:rsidR="009F1AA7">
        <w:rPr>
          <w:color w:val="000000" w:themeColor="text1"/>
        </w:rPr>
        <w:t>p</w:t>
      </w:r>
      <w:r w:rsidR="00E04B7B">
        <w:rPr>
          <w:color w:val="000000" w:themeColor="text1"/>
        </w:rPr>
        <w:t>eak</w:t>
      </w:r>
      <w:r w:rsidR="009F1AA7">
        <w:rPr>
          <w:color w:val="000000" w:themeColor="text1"/>
        </w:rPr>
        <w:t xml:space="preserve"> </w:t>
      </w:r>
      <w:r w:rsidR="00666603">
        <w:rPr>
          <w:color w:val="000000" w:themeColor="text1"/>
        </w:rPr>
        <w:t xml:space="preserve">as the </w:t>
      </w:r>
      <w:r w:rsidR="0040314E" w:rsidRPr="0040314E">
        <w:rPr>
          <w:color w:val="000000" w:themeColor="text1"/>
        </w:rPr>
        <w:t>late-summer</w:t>
      </w:r>
      <w:r w:rsidR="002730DF">
        <w:rPr>
          <w:color w:val="000000" w:themeColor="text1"/>
        </w:rPr>
        <w:t xml:space="preserve"> </w:t>
      </w:r>
      <w:r w:rsidR="00666603">
        <w:rPr>
          <w:color w:val="000000" w:themeColor="text1"/>
        </w:rPr>
        <w:t xml:space="preserve">run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 Roelofs 1983)&lt;/DisplayText&gt;&lt;record&gt;&lt;rec-number&gt;1386&lt;/rec-number&gt;&lt;foreign-keys&gt;&lt;key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C77A8F">
        <w:rPr>
          <w:noProof/>
          <w:color w:val="000000" w:themeColor="text1"/>
        </w:rPr>
        <w:t>(Everest 1971</w:t>
      </w:r>
      <w:r w:rsidR="00AA0656">
        <w:rPr>
          <w:noProof/>
          <w:color w:val="000000" w:themeColor="text1"/>
        </w:rPr>
        <w:t>,</w:t>
      </w:r>
      <w:r w:rsidR="00C77A8F">
        <w:rPr>
          <w:noProof/>
          <w:color w:val="000000" w:themeColor="text1"/>
        </w:rPr>
        <w:t xml:space="preserve"> 1973; Roelofs 1983)</w:t>
      </w:r>
      <w:r w:rsidR="00666603">
        <w:rPr>
          <w:color w:val="000000" w:themeColor="text1"/>
        </w:rPr>
        <w:fldChar w:fldCharType="end"/>
      </w:r>
      <w:r w:rsidR="00DE599F">
        <w:rPr>
          <w:color w:val="000000" w:themeColor="text1"/>
        </w:rPr>
        <w:t>.</w:t>
      </w:r>
      <w:r w:rsidR="004C5379">
        <w:rPr>
          <w:color w:val="000000" w:themeColor="text1"/>
        </w:rPr>
        <w:t xml:space="preserve"> </w:t>
      </w:r>
      <w:r w:rsidR="00DE599F">
        <w:rPr>
          <w:color w:val="000000" w:themeColor="text1"/>
        </w:rPr>
        <w:t>T</w:t>
      </w:r>
      <w:r w:rsidR="004C5379">
        <w:rPr>
          <w:color w:val="000000" w:themeColor="text1"/>
        </w:rPr>
        <w:t xml:space="preserve">his view was subsequently supported by </w:t>
      </w:r>
      <w:r w:rsidR="004C5379" w:rsidRPr="00575F54">
        <w:rPr>
          <w:color w:val="000000" w:themeColor="text1"/>
        </w:rPr>
        <w:t xml:space="preserve">the absence of genetic </w:t>
      </w:r>
      <w:r w:rsidR="009F1AA7">
        <w:rPr>
          <w:color w:val="000000" w:themeColor="text1"/>
        </w:rPr>
        <w:t>differentiation</w:t>
      </w:r>
      <w:r w:rsidR="004C5379" w:rsidRPr="00575F54">
        <w:rPr>
          <w:color w:val="000000" w:themeColor="text1"/>
        </w:rPr>
        <w:t xml:space="preserve"> at allozymes </w:t>
      </w:r>
      <w:r w:rsidR="004C5379" w:rsidRPr="00575F54">
        <w:rPr>
          <w:color w:val="000000" w:themeColor="text1"/>
        </w:rPr>
        <w:fldChar w:fldCharType="begin"/>
      </w:r>
      <w:r w:rsidR="004C5379">
        <w:rPr>
          <w:color w:val="000000" w:themeColor="text1"/>
        </w:rPr>
        <w:instrText xml:space="preserve"> ADDIN EN.CITE &lt;EndNote&gt;&lt;Cite&gt;&lt;Author&gt;Reisenbichler&lt;/Author&gt;&lt;Year&gt;1992&lt;/Year&gt;&lt;RecNum&gt;1392&lt;/RecNum&gt;&lt;DisplayText&gt;(Reisenbichler et al. 1992)&lt;/DisplayText&gt;&lt;record&gt;&lt;rec-number&gt;1392&lt;/rec-number&gt;&lt;foreign-keys&gt;&lt;key app="EN" db-id="fstdwt0t3xzrskewzvmxpsf80xx25990rfrd" timestamp="1598484081"&gt;1392&lt;/key&gt;&lt;key app="ENWeb" db-id=""&gt;0&lt;/key&gt;&lt;/foreign-keys&gt;&lt;ref-type name="Journal Article"&gt;17&lt;/ref-type&gt;&lt;contributors&gt;&lt;authors&gt;&lt;author&gt;Reisenbichler, R. R.&lt;/author&gt;&lt;author&gt;McIntyre, J. D.&lt;/author&gt;&lt;author&gt;Solazzi, M. F.&lt;/author&gt;&lt;author&gt;Landino, S. W.&lt;/author&gt;&lt;/authors&gt;&lt;/contributors&gt;&lt;titles&gt;&lt;title&gt;Genetic Variation in Steelhead of Oregon and Northern California&lt;/title&gt;&lt;secondary-title&gt;Transactions of the American Fisheries Society&lt;/secondary-title&gt;&lt;/titles&gt;&lt;periodical&gt;&lt;full-title&gt;Transactions of the American Fisheries Society&lt;/full-title&gt;&lt;/periodical&gt;&lt;pages&gt;158-169&lt;/pages&gt;&lt;volume&gt;121&lt;/volume&gt;&lt;number&gt;2&lt;/number&gt;&lt;section&gt;158&lt;/section&gt;&lt;dates&gt;&lt;year&gt;1992&lt;/year&gt;&lt;/dates&gt;&lt;isbn&gt;0002-8487&amp;#xD;1548-8659&lt;/isbn&gt;&lt;urls&gt;&lt;/urls&gt;&lt;electronic-resource-num&gt;10.1577/1548-8659(1992)121&amp;lt;0158:Gvisoo&amp;gt;2.3.Co;2&lt;/electronic-resource-num&gt;&lt;/record&gt;&lt;/Cite&gt;&lt;/EndNote&gt;</w:instrText>
      </w:r>
      <w:r w:rsidR="004C5379" w:rsidRPr="00575F54">
        <w:rPr>
          <w:color w:val="000000" w:themeColor="text1"/>
        </w:rPr>
        <w:fldChar w:fldCharType="separate"/>
      </w:r>
      <w:r w:rsidR="004C5379">
        <w:rPr>
          <w:noProof/>
          <w:color w:val="000000" w:themeColor="text1"/>
        </w:rPr>
        <w:t>(Reisenbichler et al. 1992)</w:t>
      </w:r>
      <w:r w:rsidR="004C5379" w:rsidRPr="00575F54">
        <w:rPr>
          <w:color w:val="000000" w:themeColor="text1"/>
        </w:rPr>
        <w:fldChar w:fldCharType="end"/>
      </w:r>
      <w:r w:rsidR="004C5379">
        <w:rPr>
          <w:color w:val="000000" w:themeColor="text1"/>
        </w:rPr>
        <w:t>.</w:t>
      </w:r>
    </w:p>
    <w:p w14:paraId="16728B59" w14:textId="51DB2C65" w:rsidR="0040314E" w:rsidRPr="0040314E" w:rsidRDefault="004E6A13" w:rsidP="00850D39">
      <w:pPr>
        <w:spacing w:line="480" w:lineRule="auto"/>
        <w:ind w:firstLine="720"/>
        <w:rPr>
          <w:color w:val="000000" w:themeColor="text1"/>
        </w:rPr>
      </w:pPr>
      <w:r>
        <w:rPr>
          <w:color w:val="000000" w:themeColor="text1"/>
        </w:rPr>
        <w:t xml:space="preserve">Winter </w:t>
      </w:r>
      <w:r w:rsidR="0040314E" w:rsidRPr="0040314E">
        <w:rPr>
          <w:color w:val="000000" w:themeColor="text1"/>
        </w:rPr>
        <w:t xml:space="preserve">steelhead return to the Rogue River </w:t>
      </w:r>
      <w:r w:rsidR="009F1AA7">
        <w:rPr>
          <w:color w:val="000000" w:themeColor="text1"/>
        </w:rPr>
        <w:t>in the third p</w:t>
      </w:r>
      <w:r w:rsidR="00E04B7B">
        <w:rPr>
          <w:color w:val="000000" w:themeColor="text1"/>
        </w:rPr>
        <w:t>eak</w:t>
      </w:r>
      <w:r w:rsidR="00094267">
        <w:rPr>
          <w:color w:val="000000" w:themeColor="text1"/>
        </w:rPr>
        <w:t>. Winter steelhead</w:t>
      </w:r>
      <w:r w:rsidR="0040314E" w:rsidRPr="0040314E">
        <w:rPr>
          <w:color w:val="000000" w:themeColor="text1"/>
        </w:rPr>
        <w:t xml:space="preserve"> spawn</w:t>
      </w:r>
      <w:r w:rsidR="00251676">
        <w:rPr>
          <w:color w:val="000000" w:themeColor="text1"/>
        </w:rPr>
        <w:t xml:space="preserve"> </w:t>
      </w:r>
      <w:r w:rsidR="0040314E" w:rsidRPr="0040314E">
        <w:rPr>
          <w:color w:val="000000" w:themeColor="text1"/>
        </w:rPr>
        <w:t xml:space="preserve">later in </w:t>
      </w:r>
      <w:r w:rsidR="00004835">
        <w:rPr>
          <w:color w:val="000000" w:themeColor="text1"/>
        </w:rPr>
        <w:t xml:space="preserve">the season </w:t>
      </w:r>
      <w:r w:rsidR="008179A0">
        <w:rPr>
          <w:color w:val="000000" w:themeColor="text1"/>
        </w:rPr>
        <w:t>and</w:t>
      </w:r>
      <w:r w:rsidR="00094267">
        <w:rPr>
          <w:color w:val="000000" w:themeColor="text1"/>
        </w:rPr>
        <w:t xml:space="preserve"> in</w:t>
      </w:r>
      <w:r w:rsidR="008179A0">
        <w:rPr>
          <w:color w:val="000000" w:themeColor="text1"/>
        </w:rPr>
        <w:t xml:space="preserve"> </w:t>
      </w:r>
      <w:r w:rsidR="00AA0656">
        <w:rPr>
          <w:color w:val="000000" w:themeColor="text1"/>
        </w:rPr>
        <w:t>more downstream</w:t>
      </w:r>
      <w:r w:rsidR="00094267">
        <w:rPr>
          <w:color w:val="000000" w:themeColor="text1"/>
        </w:rPr>
        <w:t xml:space="preserve"> portions of </w:t>
      </w:r>
      <w:r w:rsidR="003458C4">
        <w:rPr>
          <w:color w:val="000000" w:themeColor="text1"/>
        </w:rPr>
        <w:t xml:space="preserve">the river </w:t>
      </w:r>
      <w:r>
        <w:rPr>
          <w:color w:val="000000" w:themeColor="text1"/>
        </w:rPr>
        <w:t>than early- and late-summer steelhead</w:t>
      </w:r>
      <w:r w:rsidR="0051794F">
        <w:rPr>
          <w:color w:val="000000" w:themeColor="text1"/>
        </w:rPr>
        <w:t xml:space="preserve">, although this separation is </w:t>
      </w:r>
      <w:r w:rsidR="009F1AA7">
        <w:rPr>
          <w:color w:val="000000" w:themeColor="text1"/>
        </w:rPr>
        <w:t xml:space="preserve">also </w:t>
      </w:r>
      <w:r w:rsidR="0051794F">
        <w:rPr>
          <w:color w:val="000000" w:themeColor="text1"/>
        </w:rPr>
        <w:t>not complete</w:t>
      </w:r>
      <w:r w:rsidR="00BC6225">
        <w:rPr>
          <w:color w:val="000000" w:themeColor="text1"/>
        </w:rPr>
        <w:t>.</w:t>
      </w:r>
      <w:r w:rsidR="0040314E" w:rsidRPr="0040314E">
        <w:rPr>
          <w:color w:val="000000" w:themeColor="text1"/>
        </w:rPr>
        <w:t xml:space="preserve"> </w:t>
      </w:r>
      <w:r>
        <w:rPr>
          <w:color w:val="000000" w:themeColor="text1"/>
        </w:rPr>
        <w:t>T</w:t>
      </w:r>
      <w:r w:rsidR="0040314E" w:rsidRPr="0040314E">
        <w:rPr>
          <w:color w:val="000000" w:themeColor="text1"/>
        </w:rPr>
        <w:t xml:space="preserve">he extent of gene flow owing to </w:t>
      </w:r>
      <w:r w:rsidR="009F1AA7">
        <w:rPr>
          <w:color w:val="000000" w:themeColor="text1"/>
        </w:rPr>
        <w:t xml:space="preserve">partial </w:t>
      </w:r>
      <w:r w:rsidR="0040314E" w:rsidRPr="0040314E">
        <w:rPr>
          <w:color w:val="000000" w:themeColor="text1"/>
        </w:rPr>
        <w:t xml:space="preserve">spatiotemporal overlap in spawning among summer and winter steelhead on the Rogue River remains unclear </w:t>
      </w:r>
      <w:r w:rsidR="00666603">
        <w:rPr>
          <w:color w:val="000000" w:themeColor="text1"/>
        </w:rPr>
        <w:fldChar w:fldCharType="begin"/>
      </w:r>
      <w:r w:rsidR="00666603">
        <w:rPr>
          <w:color w:val="000000" w:themeColor="text1"/>
        </w:rPr>
        <w:instrText xml:space="preserve"> ADDIN EN.CITE &lt;EndNote&gt;&lt;Cite&gt;&lt;Author&gt;ODFW&lt;/Author&gt;&lt;Year&gt;1990&lt;/Year&gt;&lt;RecNum&gt;1359&lt;/RecNum&gt;&lt;DisplayText&gt;(ODFW 1990, 1994)&lt;/DisplayText&gt;&lt;record&gt;&lt;rec-number&gt;1359&lt;/rec-number&gt;&lt;foreign-keys&gt;&lt;key app="EN" db-id="fstdwt0t3xzrskewzvmxpsf80xx25990rfrd" timestamp="1591659876"&gt;1359&lt;/key&gt;&lt;key app="ENWeb" db-id=""&gt;0&lt;/key&gt;&lt;/foreign-keys&gt;&lt;ref-type name="Journal Article"&gt;17&lt;/ref-type&gt;&lt;contributors&gt;&lt;authors&gt;&lt;author&gt;ODFW&lt;/author&gt;&lt;/authors&gt;&lt;/contributors&gt;&lt;titles&gt;&lt;title&gt;Effects of Lost Creek Dam on winter steelhead in the Rogue River, phase II. ODFW, Fish Research Project DACW 57-77-C-0033, Completion Report&lt;/title&gt;&lt;/titles&gt;&lt;dates&gt;&lt;year&gt;1990&lt;/year&gt;&lt;/dates&gt;&lt;urls&gt;&lt;/urls&gt;&lt;/record&gt;&lt;/Cite&gt;&lt;Cite&gt;&lt;Author&gt;ODFW&lt;/Author&gt;&lt;Year&gt;1994&lt;/Year&gt;&lt;RecNum&gt;1358&lt;/RecNum&gt;&lt;record&gt;&lt;rec-number&gt;1358&lt;/rec-number&gt;&lt;foreign-keys&gt;&lt;key app="EN" db-id="fstdwt0t3xzrskewzvmxpsf80xx25990rfrd" timestamp="1591659273"&gt;1358&lt;/key&gt;&lt;key app="ENWeb" db-id=""&gt;0&lt;/key&gt;&lt;/foreign-keys&gt;&lt;ref-type name="Journal Article"&gt;17&lt;/ref-type&gt;&lt;contributors&gt;&lt;authors&gt;&lt;author&gt;ODFW&lt;/author&gt;&lt;/authors&gt;&lt;/contributors&gt;&lt;titles&gt;&lt;title&gt;Effects of Lost Creek Dam on summer steelhead in the Rogue River, phase II. ODFW, Fish Research Project DACW 57-77-C-0033, Completion Report&lt;/title&gt;&lt;/titles&gt;&lt;dates&gt;&lt;year&gt;1994&lt;/year&gt;&lt;/dates&gt;&lt;urls&gt;&lt;/urls&gt;&lt;/record&gt;&lt;/Cite&gt;&lt;/EndNote&gt;</w:instrText>
      </w:r>
      <w:r w:rsidR="00666603">
        <w:rPr>
          <w:color w:val="000000" w:themeColor="text1"/>
        </w:rPr>
        <w:fldChar w:fldCharType="separate"/>
      </w:r>
      <w:r w:rsidR="00666603">
        <w:rPr>
          <w:noProof/>
          <w:color w:val="000000" w:themeColor="text1"/>
        </w:rPr>
        <w:t>(ODFW 1990, 1994)</w:t>
      </w:r>
      <w:r w:rsidR="00666603">
        <w:rPr>
          <w:color w:val="000000" w:themeColor="text1"/>
        </w:rPr>
        <w:fldChar w:fldCharType="end"/>
      </w:r>
      <w:r w:rsidR="00666603">
        <w:rPr>
          <w:color w:val="000000" w:themeColor="text1"/>
        </w:rPr>
        <w:t>.</w:t>
      </w:r>
    </w:p>
    <w:p w14:paraId="1E1E0BD2" w14:textId="25528F06" w:rsidR="00267979" w:rsidRDefault="00E47C8E" w:rsidP="008F5971">
      <w:pPr>
        <w:spacing w:line="480" w:lineRule="auto"/>
        <w:ind w:firstLine="720"/>
      </w:pPr>
      <w:r>
        <w:t xml:space="preserve">Freshwater entry timing of half-pounders in the Rogue River typically overlaps strongly with late-summer run adults and peaks in late August </w:t>
      </w:r>
      <w:r>
        <w:fldChar w:fldCharType="begin"/>
      </w:r>
      <w:r w:rsidR="00C77A8F">
        <w:instrText xml:space="preserve"> ADDIN EN.CITE &lt;EndNote&gt;&lt;Cite&gt;&lt;Author&gt;Everest&lt;/Author&gt;&lt;Year&gt;1971&lt;/Year&gt;&lt;RecNum&gt;1386&lt;/RecNum&gt;&lt;DisplayText&gt;(Everest 1971; Everest 1973; ODFW 1994)&lt;/DisplayText&gt;&lt;record&gt;&lt;rec-number&gt;1386&lt;/rec-number&gt;&lt;foreign-keys&gt;&lt;key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ODFW&lt;/Author&gt;&lt;Year&gt;1994&lt;/Year&gt;&lt;RecNum&gt;1358&lt;/RecNum&gt;&lt;record&gt;&lt;rec-number&gt;1358&lt;/rec-number&gt;&lt;foreign-keys&gt;&lt;key app="EN" db-id="fstdwt0t3xzrskewzvmxpsf80xx25990rfrd" timestamp="1591659273"&gt;1358&lt;/key&gt;&lt;key app="ENWeb" db-id=""&gt;0&lt;/key&gt;&lt;/foreign-keys&gt;&lt;ref-type name="Journal Article"&gt;17&lt;/ref-type&gt;&lt;contributors&gt;&lt;authors&gt;&lt;author&gt;ODFW&lt;/author&gt;&lt;/authors&gt;&lt;/contributors&gt;&lt;titles&gt;&lt;title&gt;Effects of Lost Creek Dam on summer steelhead in the Rogue River, phase II. ODFW, Fish Research Project DACW 57-77-C-0033, Completion Report&lt;/title&gt;&lt;/titles&gt;&lt;dates&gt;&lt;year&gt;1994&lt;/year&gt;&lt;/dates&gt;&lt;urls&gt;&lt;/urls&gt;&lt;/record&gt;&lt;/Cite&gt;&lt;/EndNote&gt;</w:instrText>
      </w:r>
      <w:r>
        <w:fldChar w:fldCharType="separate"/>
      </w:r>
      <w:r w:rsidR="00C77A8F">
        <w:rPr>
          <w:noProof/>
        </w:rPr>
        <w:t>(Everest 1971</w:t>
      </w:r>
      <w:r w:rsidR="003B7507">
        <w:rPr>
          <w:noProof/>
        </w:rPr>
        <w:t xml:space="preserve">, </w:t>
      </w:r>
      <w:r w:rsidR="00C77A8F">
        <w:rPr>
          <w:noProof/>
        </w:rPr>
        <w:t>1973; ODFW 1994)</w:t>
      </w:r>
      <w:r>
        <w:fldChar w:fldCharType="end"/>
      </w:r>
      <w:r>
        <w:t xml:space="preserve">. </w:t>
      </w:r>
      <w:r w:rsidR="00267979">
        <w:t>A substantial portion of adult steelhead in both the summer and winter runs express the half-</w:t>
      </w:r>
      <w:r w:rsidR="00267979">
        <w:lastRenderedPageBreak/>
        <w:t>pounder life history</w:t>
      </w:r>
      <w:r w:rsidR="009F1AA7">
        <w:t xml:space="preserve"> </w:t>
      </w:r>
      <w:r w:rsidR="009F1AA7">
        <w:fldChar w:fldCharType="begin">
          <w:fldData xml:space="preserve">PEVuZE5vdGU+PENpdGU+PEF1dGhvcj5FdmVuc29uPC9BdXRob3I+PFllYXI+MTk5MjwvWWVhcj48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=
</w:fldData>
        </w:fldChar>
      </w:r>
      <w:r w:rsidR="00C77A8F">
        <w:instrText xml:space="preserve"> ADDIN EN.CITE </w:instrText>
      </w:r>
      <w:r w:rsidR="00C77A8F">
        <w:fldChar w:fldCharType="begin">
          <w:fldData xml:space="preserve">PEVuZE5vdGU+PENpdGU+PEF1dGhvcj5FdmVuc29uPC9BdXRob3I+PFllYXI+MTk5MjwvWWVhcj48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=
</w:fldData>
        </w:fldChar>
      </w:r>
      <w:r w:rsidR="00C77A8F">
        <w:instrText xml:space="preserve"> ADDIN EN.CITE.DATA </w:instrText>
      </w:r>
      <w:r w:rsidR="00C77A8F">
        <w:fldChar w:fldCharType="end"/>
      </w:r>
      <w:r w:rsidR="009F1AA7">
        <w:fldChar w:fldCharType="separate"/>
      </w:r>
      <w:r w:rsidR="00C77A8F">
        <w:rPr>
          <w:noProof/>
        </w:rPr>
        <w:t>(Everest 1973; ODFW 1990; Evenson and Ewing 1992; ODFW 1994)</w:t>
      </w:r>
      <w:r w:rsidR="009F1AA7">
        <w:fldChar w:fldCharType="end"/>
      </w:r>
      <w:r w:rsidR="00267979">
        <w:t xml:space="preserve">. While </w:t>
      </w:r>
      <w:r w:rsidR="00BE608C">
        <w:t>nearly all</w:t>
      </w:r>
      <w:r w:rsidR="00267979">
        <w:t xml:space="preserve"> </w:t>
      </w:r>
      <w:r w:rsidR="00267979" w:rsidRPr="00AA096D">
        <w:rPr>
          <w:highlight w:val="yellow"/>
          <w:rPrChange w:id="22" w:author="Kathleen O'Malley" w:date="2023-05-30T09:22:00Z">
            <w:rPr/>
          </w:rPrChange>
        </w:rPr>
        <w:t>half</w:t>
      </w:r>
      <w:r w:rsidR="003458C4" w:rsidRPr="00AA096D">
        <w:rPr>
          <w:highlight w:val="yellow"/>
          <w:rPrChange w:id="23" w:author="Kathleen O'Malley" w:date="2023-05-30T09:22:00Z">
            <w:rPr/>
          </w:rPrChange>
        </w:rPr>
        <w:t xml:space="preserve"> </w:t>
      </w:r>
      <w:commentRangeStart w:id="24"/>
      <w:r w:rsidR="00267979" w:rsidRPr="00AA096D">
        <w:rPr>
          <w:highlight w:val="yellow"/>
          <w:rPrChange w:id="25" w:author="Kathleen O'Malley" w:date="2023-05-30T09:22:00Z">
            <w:rPr/>
          </w:rPrChange>
        </w:rPr>
        <w:t>pounders</w:t>
      </w:r>
      <w:commentRangeEnd w:id="24"/>
      <w:r w:rsidR="00AA096D">
        <w:rPr>
          <w:rStyle w:val="CommentReference"/>
        </w:rPr>
        <w:commentReference w:id="24"/>
      </w:r>
      <w:r w:rsidR="00267979">
        <w:t xml:space="preserve"> are immature, </w:t>
      </w:r>
      <w:r w:rsidR="005547ED">
        <w:t xml:space="preserve">varying </w:t>
      </w:r>
      <w:r w:rsidR="00064056">
        <w:t>proportions</w:t>
      </w:r>
      <w:r w:rsidR="005547ED">
        <w:t xml:space="preserve"> of </w:t>
      </w:r>
      <w:r w:rsidR="00BE608C">
        <w:t xml:space="preserve">both </w:t>
      </w:r>
      <w:r w:rsidR="00267979">
        <w:t>precocious males and mature females</w:t>
      </w:r>
      <w:r w:rsidR="00F77CF4">
        <w:t xml:space="preserve"> have been</w:t>
      </w:r>
      <w:r w:rsidR="00267979">
        <w:t xml:space="preserve"> observed</w:t>
      </w:r>
      <w:r w:rsidR="005614B4">
        <w:t xml:space="preserve"> in the </w:t>
      </w:r>
      <w:r w:rsidR="005547ED">
        <w:t>Rogue River</w:t>
      </w:r>
      <w:r w:rsidR="00B85223">
        <w:t xml:space="preserve"> </w:t>
      </w:r>
      <w:r w:rsidR="007E40BA">
        <w:fldChar w:fldCharType="begin"/>
      </w:r>
      <w:r w:rsidR="007E40BA">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7E40BA">
        <w:fldChar w:fldCharType="separate"/>
      </w:r>
      <w:r w:rsidR="007E40BA">
        <w:rPr>
          <w:noProof/>
        </w:rPr>
        <w:t>(Everest 1973)</w:t>
      </w:r>
      <w:r w:rsidR="007E40BA">
        <w:fldChar w:fldCharType="end"/>
      </w:r>
      <w:r w:rsidR="00B85223">
        <w:t xml:space="preserve">, </w:t>
      </w:r>
      <w:r w:rsidR="00267979">
        <w:t xml:space="preserve">and up </w:t>
      </w:r>
      <w:r w:rsidR="00BC6225">
        <w:t>to</w:t>
      </w:r>
      <w:r w:rsidR="00267979">
        <w:t xml:space="preserve"> 8% are expected to spawn during their half-pounder run</w:t>
      </w:r>
      <w:r w:rsidR="005547ED">
        <w:t xml:space="preserve"> in the Klamath River, CA</w:t>
      </w:r>
      <w:r w:rsidR="00293F9A">
        <w:t xml:space="preserve"> </w:t>
      </w:r>
      <w:r w:rsidR="00293F9A">
        <w:fldChar w:fldCharType="begin"/>
      </w:r>
      <w:r w:rsidR="00B85223">
        <w:instrText xml:space="preserve"> ADDIN EN.CITE &lt;EndNote&gt;&lt;Cite&gt;&lt;Author&gt;Hodge&lt;/Author&gt;&lt;Year&gt;2014&lt;/Year&gt;&lt;RecNum&gt;1349&lt;/RecNum&gt;&lt;DisplayText&gt;(Hodge et al. 2014)&lt;/DisplayText&gt;&lt;record&gt;&lt;rec-number&gt;1349&lt;/rec-number&gt;&lt;foreign-keys&gt;&lt;key app="EN" db-id="fstdwt0t3xzrskewzvmxpsf80xx25990rfrd" timestamp="1591650981"&gt;1349&lt;/key&gt;&lt;key app="ENWeb" db-id=""&gt;0&lt;/key&gt;&lt;/foreign-keys&gt;&lt;ref-type name="Journal Article"&gt;17&lt;/ref-type&gt;&lt;contributors&gt;&lt;authors&gt;&lt;author&gt;Hodge, Brian W.&lt;/author&gt;&lt;author&gt;Wilzbach, Margaret A.&lt;/author&gt;&lt;author&gt;Duffy, Walter G.&lt;/author&gt;&lt;/authors&gt;&lt;/contributors&gt;&lt;titles&gt;&lt;title&gt;Potential Fitness Benefits of the Half-Pounder Life History in Klamath River Steelhead&lt;/title&gt;&lt;secondary-title&gt;Transactions of the American Fisheries Society&lt;/secondary-title&gt;&lt;/titles&gt;&lt;periodical&gt;&lt;full-title&gt;Transactions of the American Fisheries Society&lt;/full-title&gt;&lt;/periodical&gt;&lt;pages&gt;864-875&lt;/pages&gt;&lt;volume&gt;143&lt;/volume&gt;&lt;number&gt;4&lt;/number&gt;&lt;section&gt;864&lt;/section&gt;&lt;dates&gt;&lt;year&gt;2014&lt;/year&gt;&lt;/dates&gt;&lt;isbn&gt;0002-8487&amp;#xD;1548-8659&lt;/isbn&gt;&lt;urls&gt;&lt;/urls&gt;&lt;electronic-resource-num&gt;10.1080/00028487.2014.892536&lt;/electronic-resource-num&gt;&lt;/record&gt;&lt;/Cite&gt;&lt;/EndNote&gt;</w:instrText>
      </w:r>
      <w:r w:rsidR="00293F9A">
        <w:fldChar w:fldCharType="separate"/>
      </w:r>
      <w:r w:rsidR="00B85223">
        <w:rPr>
          <w:noProof/>
        </w:rPr>
        <w:t>(Hodge et al. 2014)</w:t>
      </w:r>
      <w:r w:rsidR="00293F9A">
        <w:fldChar w:fldCharType="end"/>
      </w:r>
      <w:r w:rsidR="00267979">
        <w:t xml:space="preserve">. Neither the proximate genetic and physiological mechanisms, nor the ultimate evolutionary forces underlying the maintenance of the half-pounder phenotype are </w:t>
      </w:r>
      <w:r w:rsidR="00866C96">
        <w:t>well understood</w:t>
      </w:r>
      <w:r w:rsidR="005260F3">
        <w:t xml:space="preserve"> </w:t>
      </w:r>
      <w:r w:rsidR="005260F3">
        <w:fldChar w:fldCharType="begin">
          <w:fldData xml:space="preserve">PEVuZE5vdGU+PENpdGU+PEF1dGhvcj5Ib2RnZTwvQXV0aG9yPjxZZWFyPjIwMTQ8L1llYXI+PFJl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==
</w:fldData>
        </w:fldChar>
      </w:r>
      <w:r w:rsidR="005260F3">
        <w:instrText xml:space="preserve"> ADDIN EN.CITE </w:instrText>
      </w:r>
      <w:r w:rsidR="005260F3">
        <w:fldChar w:fldCharType="begin">
          <w:fldData xml:space="preserve">PEVuZE5vdGU+PENpdGU+PEF1dGhvcj5Ib2RnZTwvQXV0aG9yPjxZZWFyPjIwMTQ8L1llYXI+PFJl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==
</w:fldData>
        </w:fldChar>
      </w:r>
      <w:r w:rsidR="005260F3">
        <w:instrText xml:space="preserve"> ADDIN EN.CITE.DATA </w:instrText>
      </w:r>
      <w:r w:rsidR="005260F3">
        <w:fldChar w:fldCharType="end"/>
      </w:r>
      <w:r w:rsidR="005260F3">
        <w:fldChar w:fldCharType="separate"/>
      </w:r>
      <w:r w:rsidR="005260F3">
        <w:rPr>
          <w:noProof/>
        </w:rPr>
        <w:t>(Cramer 1985; Busby 1994; Hopelain 1998; Hodge et al. 2014; Peterson et al. 2017)</w:t>
      </w:r>
      <w:r w:rsidR="005260F3">
        <w:fldChar w:fldCharType="end"/>
      </w:r>
      <w:r w:rsidR="00267979">
        <w:t xml:space="preserve">. </w:t>
      </w:r>
    </w:p>
    <w:p w14:paraId="01B82E24" w14:textId="6DF5B715" w:rsidR="00267979" w:rsidRDefault="00267979" w:rsidP="00267979">
      <w:pPr>
        <w:spacing w:line="480" w:lineRule="auto"/>
        <w:ind w:firstLine="720"/>
      </w:pPr>
      <w:r>
        <w:t xml:space="preserve">Recent genomic studies have led to major advances in our understanding of the genetic architecture of </w:t>
      </w:r>
      <w:r w:rsidR="00135AE1">
        <w:t>adult migration timing</w:t>
      </w:r>
      <w:r>
        <w:t xml:space="preserve"> and associated phenotypes in </w:t>
      </w:r>
      <w:r w:rsidR="00C30B46">
        <w:t>C</w:t>
      </w:r>
      <w:r>
        <w:t>hinook salmon</w:t>
      </w:r>
      <w:r w:rsidR="0023152A">
        <w:t xml:space="preserve"> and steelhead</w:t>
      </w:r>
      <w:r>
        <w:t>. While most ecologically</w:t>
      </w:r>
      <w:r w:rsidR="00CE14A3">
        <w:t xml:space="preserve"> </w:t>
      </w:r>
      <w:r>
        <w:t>relevant complex phenotypes are expected to have a polygenic basis</w:t>
      </w:r>
      <w:r w:rsidR="00D647D2">
        <w:t xml:space="preserve"> </w:t>
      </w:r>
      <w:r w:rsidR="00D647D2">
        <w:fldChar w:fldCharType="begin">
          <w:fldData xml:space="preserve">PEVuZE5vdGU+PENpdGU+PEF1dGhvcj5Cb3lsZTwvQXV0aG9yPjxZZWFyPjIwMTc8L1llYXI+PFJl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==
</w:fldData>
        </w:fldChar>
      </w:r>
      <w:r w:rsidR="00B85223">
        <w:instrText xml:space="preserve"> ADDIN EN.CITE </w:instrText>
      </w:r>
      <w:r w:rsidR="00B85223">
        <w:fldChar w:fldCharType="begin">
          <w:fldData xml:space="preserve">PEVuZE5vdGU+PENpdGU+PEF1dGhvcj5Cb3lsZTwvQXV0aG9yPjxZZWFyPjIwMTc8L1llYXI+PFJl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==
</w:fldData>
        </w:fldChar>
      </w:r>
      <w:r w:rsidR="00B85223">
        <w:instrText xml:space="preserve"> ADDIN EN.CITE.DATA </w:instrText>
      </w:r>
      <w:r w:rsidR="00B85223">
        <w:fldChar w:fldCharType="end"/>
      </w:r>
      <w:r w:rsidR="00D647D2">
        <w:fldChar w:fldCharType="separate"/>
      </w:r>
      <w:r w:rsidR="00B85223">
        <w:rPr>
          <w:noProof/>
        </w:rPr>
        <w:t>(Rockman 2012; Boyle et al. 2017)</w:t>
      </w:r>
      <w:r w:rsidR="00D647D2">
        <w:fldChar w:fldCharType="end"/>
      </w:r>
      <w:r>
        <w:t xml:space="preserve">, association studies across multiple </w:t>
      </w:r>
      <w:r w:rsidR="00026B4A" w:rsidRPr="008A6DBF">
        <w:rPr>
          <w:i/>
          <w:iCs/>
        </w:rPr>
        <w:t>Oncorhynchus</w:t>
      </w:r>
      <w:r>
        <w:t xml:space="preserve"> lineages have pointed to a single genomic </w:t>
      </w:r>
      <w:r w:rsidR="003E7C9E">
        <w:t>region on chromosome 28</w:t>
      </w:r>
      <w:r w:rsidR="003755E7">
        <w:t>,</w:t>
      </w:r>
      <w:r w:rsidR="00497625">
        <w:t xml:space="preserve"> near the </w:t>
      </w:r>
      <w:r w:rsidR="001765C5" w:rsidRPr="00313592">
        <w:rPr>
          <w:i/>
          <w:iCs/>
        </w:rPr>
        <w:t>greb1l</w:t>
      </w:r>
      <w:r w:rsidR="001765C5">
        <w:t xml:space="preserve"> and </w:t>
      </w:r>
      <w:r w:rsidR="001765C5" w:rsidRPr="00313592">
        <w:rPr>
          <w:i/>
          <w:iCs/>
        </w:rPr>
        <w:t>rock1</w:t>
      </w:r>
      <w:r w:rsidR="001765C5">
        <w:t xml:space="preserve"> </w:t>
      </w:r>
      <w:r w:rsidR="003755E7">
        <w:t xml:space="preserve">genes, </w:t>
      </w:r>
      <w:r>
        <w:t xml:space="preserve">responsible </w:t>
      </w:r>
      <w:r w:rsidR="00C30B46">
        <w:t xml:space="preserve">for </w:t>
      </w:r>
      <w:r>
        <w:t xml:space="preserve">the majority of variation in </w:t>
      </w:r>
      <w:r w:rsidR="00135AE1">
        <w:t>adult migration timing</w:t>
      </w:r>
      <w:r w:rsidR="005260F3">
        <w:t xml:space="preserve"> </w:t>
      </w:r>
      <w:r w:rsidR="00064056">
        <w:fldChar w:fldCharType="begin"/>
      </w:r>
      <w:r w:rsidR="00A55FD1">
        <w:instrText xml:space="preserve"> ADDIN EN.CITE &lt;EndNote&gt;&lt;Cite&gt;&lt;Author&gt;Hess&lt;/Author&gt;&lt;Year&gt;2016&lt;/Year&gt;&lt;RecNum&gt;673&lt;/RecNum&gt;&lt;DisplayText&gt;(Hess et al. 2016)&lt;/DisplayText&gt;&lt;record&gt;&lt;rec-number&gt;673&lt;/rec-number&gt;&lt;foreign-keys&gt;&lt;key app="EN" db-id="fstdwt0t3xzrskewzvmxpsf80xx25990rfrd" timestamp="1487110686"&gt;673&lt;/key&gt;&lt;key app="ENWeb" db-id=""&gt;0&lt;/key&gt;&lt;/foreign-keys&gt;&lt;ref-type name="Journal Article"&gt;17&lt;/ref-type&gt;&lt;contributors&gt;&lt;authors&gt;&lt;author&gt;Hess, J. E.&lt;/author&gt;&lt;author&gt;Zendt, J. S.&lt;/author&gt;&lt;author&gt;Matala, A. R.&lt;/author&gt;&lt;author&gt;Narum, S. R.&lt;/author&gt;&lt;/authors&gt;&lt;/contributors&gt;&lt;auth-address&gt;Columbia River Inter-Tribal Fish Commission, 3059-F National Fish Hatchery Road, Hagerman, ID 83332, USA hesj@critfc.org.&amp;#xD;Yakama Nation Fisheries Program, Yakima/Klickitat Fisheries Project, PO Box 151, Toppenish, WA 98948, USA.&amp;#xD;Columbia River Inter-Tribal Fish Commission, 3059-F National Fish Hatchery Road, Hagerman, ID 83332, USA.&lt;/auth-address&gt;&lt;titles&gt;&lt;title&gt;Genetic basis of adult migration timing in anadromous steelhead discovered through multivariate association testing&lt;/title&gt;&lt;secondary-title&gt;Proc Biol Sci&lt;/secondary-title&gt;&lt;/titles&gt;&lt;periodical&gt;&lt;full-title&gt;Proc Biol Sci&lt;/full-title&gt;&lt;/periodical&gt;&lt;volume&gt;283&lt;/volume&gt;&lt;number&gt;1830&lt;/number&gt;&lt;keywords&gt;&lt;keyword&gt;anadromous fishes&lt;/keyword&gt;&lt;keyword&gt;genome-wide association studies&lt;/keyword&gt;&lt;keyword&gt;migratory species&lt;/keyword&gt;&lt;/keywords&gt;&lt;dates&gt;&lt;year&gt;2016&lt;/year&gt;&lt;pub-dates&gt;&lt;date&gt;May 11&lt;/date&gt;&lt;/pub-dates&gt;&lt;/dates&gt;&lt;isbn&gt;1471-2954 (Electronic)&amp;#xD;0962-8452 (Linking)&lt;/isbn&gt;&lt;accession-num&gt;27170720&lt;/accession-num&gt;&lt;urls&gt;&lt;related-urls&gt;&lt;url&gt;https://www.ncbi.nlm.nih.gov/pubmed/27170720&lt;/url&gt;&lt;/related-urls&gt;&lt;/urls&gt;&lt;custom2&gt;PMC4874702&lt;/custom2&gt;&lt;electronic-resource-num&gt;10.1098/rspb.2015.3064&lt;/electronic-resource-num&gt;&lt;/record&gt;&lt;/Cite&gt;&lt;/EndNote&gt;</w:instrText>
      </w:r>
      <w:r w:rsidR="00064056">
        <w:fldChar w:fldCharType="separate"/>
      </w:r>
      <w:r w:rsidR="00A55FD1">
        <w:rPr>
          <w:noProof/>
        </w:rPr>
        <w:t>(Hess et al. 2016)</w:t>
      </w:r>
      <w:r w:rsidR="00064056">
        <w:fldChar w:fldCharType="end"/>
      </w:r>
      <w:r w:rsidR="0092588B">
        <w:t>(</w:t>
      </w:r>
      <w:r w:rsidR="005260F3">
        <w:t xml:space="preserve">reviewed in </w:t>
      </w:r>
      <w:r w:rsidR="00064056">
        <w:rPr>
          <w:noProof/>
        </w:rPr>
        <w:t>Waples et al. 2022</w:t>
      </w:r>
      <w:r w:rsidR="00064056">
        <w:t>)</w:t>
      </w:r>
      <w:r w:rsidR="005260F3">
        <w:fldChar w:fldCharType="begin"/>
      </w:r>
      <w:r w:rsidR="00794D64">
        <w:instrText xml:space="preserve"> ADDIN EN.CITE &lt;EndNote&gt;&lt;Cite Hidden="1"&gt;&lt;Author&gt;Waples&lt;/Author&gt;&lt;Year&gt;2022&lt;/Year&gt;&lt;RecNum&gt;1513&lt;/RecNum&gt;&lt;record&gt;&lt;rec-number&gt;1513&lt;/rec-number&gt;&lt;foreign-keys&gt;&lt;key app="EN" db-id="fstdwt0t3xzrskewzvmxpsf80xx25990rfrd" timestamp="1626991255"&gt;1513&lt;/key&gt;&lt;key app="ENWeb" db-id=""&gt;0&lt;/key&gt;&lt;/foreign-keys&gt;&lt;ref-type name="Journal Article"&gt;17&lt;/ref-type&gt;&lt;contributors&gt;&lt;authors&gt;&lt;author&gt;Waples, Robin S.&lt;/author&gt;&lt;author&gt;Ford, Michael J.&lt;/author&gt;&lt;author&gt;Nichols, Krista&lt;/author&gt;&lt;author&gt;Kardos, Marty&lt;/author&gt;&lt;author&gt;Myers, Jim&lt;/author&gt;&lt;author&gt;Thompson, Tasha Q.&lt;/author&gt;&lt;author&gt;Anderson, Eric C.&lt;/author&gt;&lt;author&gt;Koch, Ilana J.&lt;/author&gt;&lt;author&gt;McKinney, Garrett&lt;/author&gt;&lt;author&gt;Miller, Michael R.&lt;/author&gt;&lt;author&gt;Naish, Kerry&lt;/author&gt;&lt;author&gt;Narum, Shawn R.&lt;/author&gt;&lt;author&gt;O’Malley, Kathleen G.&lt;/author&gt;&lt;author&gt;Pearse, Devon E.&lt;/author&gt;&lt;author&gt;Pess, George R.&lt;/author&gt;&lt;author&gt;Quinn, Thomas P.&lt;/author&gt;&lt;author&gt;Seamons, Todd R.&lt;/author&gt;&lt;author&gt;Spidle, Adrian&lt;/author&gt;&lt;author&gt;Warheit, Kenneth I.&lt;/author&gt;&lt;author&gt;Willis, Stuart C.&lt;/author&gt;&lt;author&gt;Baker, C. Scott&lt;/author&gt;&lt;/authors&gt;&lt;/contributors&gt;&lt;titles&gt;&lt;title&gt;Implications of Large-Effect Loci for Conservation: A Review and Case Study with Pacific Salmon&lt;/title&gt;&lt;secondary-title&gt;Journal of Heredity&lt;/secondary-title&gt;&lt;/titles&gt;&lt;periodical&gt;&lt;full-title&gt;Journal of Heredity&lt;/full-title&gt;&lt;/periodical&gt;&lt;pages&gt;121-144&lt;/pages&gt;&lt;volume&gt;113&lt;/volume&gt;&lt;number&gt;2&lt;/number&gt;&lt;section&gt;121&lt;/section&gt;&lt;dates&gt;&lt;year&gt;2022&lt;/year&gt;&lt;/dates&gt;&lt;isbn&gt;0022-1503&amp;#xD;1465-7333&lt;/isbn&gt;&lt;urls&gt;&lt;/urls&gt;&lt;electronic-resource-num&gt;10.1093/jhered/esab069&lt;/electronic-resource-num&gt;&lt;/record&gt;&lt;/Cite&gt;&lt;/EndNote&gt;</w:instrText>
      </w:r>
      <w:r w:rsidR="005260F3">
        <w:fldChar w:fldCharType="end"/>
      </w:r>
      <w:r w:rsidR="00B14A17">
        <w:t>.</w:t>
      </w:r>
      <w:r w:rsidR="00D50A01">
        <w:t xml:space="preserve"> </w:t>
      </w:r>
      <w:r>
        <w:t xml:space="preserve">The apparent oligogenic architecture </w:t>
      </w:r>
      <w:r w:rsidR="00026B4A">
        <w:t>underpinning</w:t>
      </w:r>
      <w:r w:rsidR="004C1FC9">
        <w:t xml:space="preserve"> adult</w:t>
      </w:r>
      <w:r>
        <w:t xml:space="preserve"> </w:t>
      </w:r>
      <w:r w:rsidR="004C1FC9">
        <w:t xml:space="preserve">migration timing </w:t>
      </w:r>
      <w:r>
        <w:t xml:space="preserve">has amplified conservation concerns </w:t>
      </w:r>
      <w:r>
        <w:fldChar w:fldCharType="begin">
          <w:fldData xml:space="preserve">PEVuZE5vdGU+PENpdGU+PEF1dGhvcj5QcmluY2U8L0F1dGhvcj48WWVhcj4yMDE3PC9ZZWFyPjxS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</w:fldData>
        </w:fldChar>
      </w:r>
      <w:r w:rsidR="00B85223">
        <w:instrText xml:space="preserve"> ADDIN EN.CITE </w:instrText>
      </w:r>
      <w:r w:rsidR="00B85223">
        <w:fldChar w:fldCharType="begin">
          <w:fldData xml:space="preserve">PEVuZE5vdGU+PENpdGU+PEF1dGhvcj5QcmluY2U8L0F1dGhvcj48WWVhcj4yMDE3PC9ZZWFyPjxS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</w:fldData>
        </w:fldChar>
      </w:r>
      <w:r w:rsidR="00B85223">
        <w:instrText xml:space="preserve"> ADDIN EN.CITE.DATA </w:instrText>
      </w:r>
      <w:r w:rsidR="00B85223">
        <w:fldChar w:fldCharType="end"/>
      </w:r>
      <w:r>
        <w:fldChar w:fldCharType="separate"/>
      </w:r>
      <w:r w:rsidR="00B85223">
        <w:rPr>
          <w:noProof/>
        </w:rPr>
        <w:t>(Prince et al. 2017)</w:t>
      </w:r>
      <w:r>
        <w:fldChar w:fldCharType="end"/>
      </w:r>
      <w:r>
        <w:t xml:space="preserve"> and prompted a number of important questions for future research</w:t>
      </w:r>
      <w:r w:rsidR="00CF7B13">
        <w:t xml:space="preserve"> </w:t>
      </w:r>
      <w:r w:rsidR="00CF7B13">
        <w:fldChar w:fldCharType="begin">
          <w:fldData xml:space="preserve">PEVuZE5vdGU+PENpdGU+PEF1dGhvcj5XYXBsZXM8L0F1dGhvcj48WWVhcj4yMDE4PC9ZZWFyPjxS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</w:fldData>
        </w:fldChar>
      </w:r>
      <w:r w:rsidR="00C77A8F">
        <w:instrText xml:space="preserve"> ADDIN EN.CITE </w:instrText>
      </w:r>
      <w:r w:rsidR="00C77A8F">
        <w:fldChar w:fldCharType="begin">
          <w:fldData xml:space="preserve">PEVuZE5vdGU+PENpdGU+PEF1dGhvcj5XYXBsZXM8L0F1dGhvcj48WWVhcj4yMDE4PC9ZZWFyPjxS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</w:fldData>
        </w:fldChar>
      </w:r>
      <w:r w:rsidR="00C77A8F">
        <w:instrText xml:space="preserve"> ADDIN EN.CITE.DATA </w:instrText>
      </w:r>
      <w:r w:rsidR="00C77A8F">
        <w:fldChar w:fldCharType="end"/>
      </w:r>
      <w:r w:rsidR="00CF7B13">
        <w:fldChar w:fldCharType="separate"/>
      </w:r>
      <w:r w:rsidR="00C77A8F">
        <w:rPr>
          <w:noProof/>
        </w:rPr>
        <w:t>(Waples and Lindley 2018; Oke and Hendry 2019; Ford et al. 2020; Waples et al. 2022)</w:t>
      </w:r>
      <w:r w:rsidR="00CF7B13">
        <w:fldChar w:fldCharType="end"/>
      </w:r>
      <w:r>
        <w:t xml:space="preserve">. While the majority of work to date has focused on the extremes along the continuum of </w:t>
      </w:r>
      <w:r w:rsidR="00841985">
        <w:t>early</w:t>
      </w:r>
      <w:r>
        <w:t xml:space="preserve"> and </w:t>
      </w:r>
      <w:r w:rsidR="00841985">
        <w:t>late</w:t>
      </w:r>
      <w:r>
        <w:t xml:space="preserve"> migrati</w:t>
      </w:r>
      <w:r w:rsidR="00715BA9">
        <w:t>on timing</w:t>
      </w:r>
      <w:r>
        <w:t xml:space="preserve">, we believe investigations into the diversity of </w:t>
      </w:r>
      <w:r w:rsidR="00135AE1">
        <w:t>migratory</w:t>
      </w:r>
      <w:r>
        <w:t xml:space="preserve"> phenotypes</w:t>
      </w:r>
      <w:r w:rsidR="00D647D2">
        <w:t>,</w:t>
      </w:r>
      <w:r>
        <w:t xml:space="preserve"> including the intermediate late-summer steelhead, as well as the half-pounder </w:t>
      </w:r>
      <w:r w:rsidR="009F3654">
        <w:t>life history</w:t>
      </w:r>
      <w:r>
        <w:t>,</w:t>
      </w:r>
      <w:r w:rsidR="00D647D2">
        <w:t xml:space="preserve"> </w:t>
      </w:r>
      <w:r w:rsidR="00715BA9">
        <w:t>cou</w:t>
      </w:r>
      <w:r w:rsidR="00D647D2">
        <w:t>l</w:t>
      </w:r>
      <w:r w:rsidR="00715BA9">
        <w:t>d</w:t>
      </w:r>
      <w:r>
        <w:t xml:space="preserve"> provide </w:t>
      </w:r>
      <w:r w:rsidR="00715BA9">
        <w:t>meaningful</w:t>
      </w:r>
      <w:r>
        <w:t xml:space="preserve"> insights relevant to the conservation of </w:t>
      </w:r>
      <w:r w:rsidR="00715BA9">
        <w:t xml:space="preserve">salmonid life history diversity </w:t>
      </w:r>
      <w:r>
        <w:fldChar w:fldCharType="begin">
          <w:fldData xml:space="preserve">PEVuZE5vdGU+PENpdGU+PEF1dGhvcj5UaG9tcHNvbjwvQXV0aG9yPjxZZWFyPjIwMjA8L1llYXI+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</w:fldData>
        </w:fldChar>
      </w:r>
      <w:r w:rsidR="00B85223">
        <w:instrText xml:space="preserve"> ADDIN EN.CITE </w:instrText>
      </w:r>
      <w:r w:rsidR="00B85223">
        <w:fldChar w:fldCharType="begin">
          <w:fldData xml:space="preserve">PEVuZE5vdGU+PENpdGU+PEF1dGhvcj5UaG9tcHNvbjwvQXV0aG9yPjxZZWFyPjIwMjA8L1llYXI+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</w:fldData>
        </w:fldChar>
      </w:r>
      <w:r w:rsidR="00B85223">
        <w:instrText xml:space="preserve"> ADDIN EN.CITE.DATA </w:instrText>
      </w:r>
      <w:r w:rsidR="00B85223">
        <w:fldChar w:fldCharType="end"/>
      </w:r>
      <w:r>
        <w:fldChar w:fldCharType="separate"/>
      </w:r>
      <w:r w:rsidR="00B85223">
        <w:rPr>
          <w:noProof/>
        </w:rPr>
        <w:t>(Pearse 2019; Ford et al. 2020; Thompson et al. 2020)</w:t>
      </w:r>
      <w:r>
        <w:fldChar w:fldCharType="end"/>
      </w:r>
      <w:r>
        <w:t xml:space="preserve">. </w:t>
      </w:r>
    </w:p>
    <w:p w14:paraId="459D71D9" w14:textId="76F1C8D8" w:rsidR="00267979" w:rsidRDefault="00267979" w:rsidP="00841985">
      <w:pPr>
        <w:spacing w:line="480" w:lineRule="auto"/>
        <w:ind w:firstLine="720"/>
      </w:pPr>
      <w:r w:rsidRPr="002474DA">
        <w:lastRenderedPageBreak/>
        <w:t>In this study</w:t>
      </w:r>
      <w:r w:rsidR="00D647D2">
        <w:t>,</w:t>
      </w:r>
      <w:r w:rsidRPr="002474DA">
        <w:t xml:space="preserve"> </w:t>
      </w:r>
      <w:r w:rsidRPr="008F5971">
        <w:t xml:space="preserve">we investigate </w:t>
      </w:r>
      <w:r w:rsidR="00DF4B74" w:rsidRPr="008F5971">
        <w:t xml:space="preserve">genetic </w:t>
      </w:r>
      <w:r w:rsidRPr="008F5971">
        <w:t>variation</w:t>
      </w:r>
      <w:r w:rsidR="00074F14" w:rsidRPr="008F5971">
        <w:t xml:space="preserve"> </w:t>
      </w:r>
      <w:r w:rsidR="003755E7" w:rsidRPr="00960B7D">
        <w:t xml:space="preserve">within </w:t>
      </w:r>
      <w:r w:rsidR="00B14A17" w:rsidRPr="00960B7D">
        <w:t xml:space="preserve">late-summer run and half-pounder </w:t>
      </w:r>
      <w:r w:rsidR="00074F14" w:rsidRPr="008F5971">
        <w:t>steelhead in the Rogue River</w:t>
      </w:r>
      <w:r w:rsidR="00E4417D" w:rsidRPr="008F5971">
        <w:t>.</w:t>
      </w:r>
      <w:r w:rsidRPr="002474DA">
        <w:t xml:space="preserve"> </w:t>
      </w:r>
      <w:r>
        <w:t>We</w:t>
      </w:r>
      <w:r w:rsidR="00841985">
        <w:t xml:space="preserve"> </w:t>
      </w:r>
      <w:r w:rsidR="00CA5156">
        <w:t xml:space="preserve">ask </w:t>
      </w:r>
      <w:r w:rsidR="00841985">
        <w:t xml:space="preserve">if late-summer adults </w:t>
      </w:r>
      <w:r w:rsidR="00580296">
        <w:t xml:space="preserve">bear early- or late-migration associated alleles or haplotypes, </w:t>
      </w:r>
      <w:r w:rsidR="00841985">
        <w:t xml:space="preserve">and </w:t>
      </w:r>
      <w:r w:rsidR="00974053">
        <w:t xml:space="preserve">if </w:t>
      </w:r>
      <w:r w:rsidR="00841985" w:rsidRPr="00AA096D">
        <w:t>half</w:t>
      </w:r>
      <w:r w:rsidR="00F472A5" w:rsidRPr="00AA096D">
        <w:t xml:space="preserve"> </w:t>
      </w:r>
      <w:r w:rsidR="00841985" w:rsidRPr="00AA096D">
        <w:t>pounders</w:t>
      </w:r>
      <w:r w:rsidR="00841985">
        <w:t xml:space="preserve"> can be genetically classified</w:t>
      </w:r>
      <w:r w:rsidR="00D647D2">
        <w:t xml:space="preserve"> as</w:t>
      </w:r>
      <w:r w:rsidR="00841985">
        <w:t xml:space="preserve"> </w:t>
      </w:r>
      <w:r w:rsidR="00EF31C3">
        <w:t>early</w:t>
      </w:r>
      <w:r w:rsidR="00F472A5">
        <w:t xml:space="preserve"> or late migrators</w:t>
      </w:r>
      <w:r w:rsidR="00086FEB">
        <w:t>. Our study</w:t>
      </w:r>
      <w:r w:rsidR="00C54329">
        <w:t xml:space="preserve"> also</w:t>
      </w:r>
      <w:r w:rsidR="00086FEB">
        <w:t xml:space="preserve"> </w:t>
      </w:r>
      <w:r>
        <w:t>add</w:t>
      </w:r>
      <w:r w:rsidR="00086FEB">
        <w:t>s</w:t>
      </w:r>
      <w:r>
        <w:t xml:space="preserve"> to the growing body of research cataloguing </w:t>
      </w:r>
      <w:r w:rsidR="00CE61A3">
        <w:t xml:space="preserve">haplotype diversity in the </w:t>
      </w:r>
      <w:r w:rsidR="00580296">
        <w:rPr>
          <w:i/>
          <w:iCs/>
        </w:rPr>
        <w:t>greb1l-rock</w:t>
      </w:r>
      <w:r w:rsidR="00580296" w:rsidRPr="0046337B">
        <w:rPr>
          <w:i/>
          <w:iCs/>
        </w:rPr>
        <w:t>1</w:t>
      </w:r>
      <w:r w:rsidR="00580296">
        <w:t xml:space="preserve"> </w:t>
      </w:r>
      <w:del w:id="26" w:author="Kathleen O'Malley" w:date="2023-05-30T09:24:00Z">
        <w:r w:rsidR="00CE61A3" w:rsidDel="00AA096D">
          <w:delText>region</w:delText>
        </w:r>
        <w:r w:rsidDel="00AA096D">
          <w:delText>, and</w:delText>
        </w:r>
      </w:del>
      <w:ins w:id="27" w:author="Kathleen O'Malley" w:date="2023-05-30T09:24:00Z">
        <w:r w:rsidR="00AA096D">
          <w:t>region and</w:t>
        </w:r>
      </w:ins>
      <w:r>
        <w:t xml:space="preserve"> examine</w:t>
      </w:r>
      <w:r w:rsidR="00086FEB">
        <w:t>s</w:t>
      </w:r>
      <w:r>
        <w:t xml:space="preserve"> the extent to which individuals with intermediate </w:t>
      </w:r>
      <w:r w:rsidR="00E4417D">
        <w:t>migratory</w:t>
      </w:r>
      <w:r w:rsidR="00841985">
        <w:t xml:space="preserve"> </w:t>
      </w:r>
      <w:r>
        <w:t xml:space="preserve">phenotypes </w:t>
      </w:r>
      <w:r w:rsidR="002A195B">
        <w:t xml:space="preserve">possess heterozygous genotypes and </w:t>
      </w:r>
      <w:r>
        <w:t xml:space="preserve">can serve as a reservoir of </w:t>
      </w:r>
      <w:r w:rsidR="00841985" w:rsidRPr="00AA096D">
        <w:rPr>
          <w:highlight w:val="yellow"/>
          <w:rPrChange w:id="28" w:author="Kathleen O'Malley" w:date="2023-05-30T09:24:00Z">
            <w:rPr/>
          </w:rPrChange>
        </w:rPr>
        <w:t xml:space="preserve">early </w:t>
      </w:r>
      <w:r w:rsidRPr="00AA096D">
        <w:rPr>
          <w:highlight w:val="yellow"/>
          <w:rPrChange w:id="29" w:author="Kathleen O'Malley" w:date="2023-05-30T09:24:00Z">
            <w:rPr/>
          </w:rPrChange>
        </w:rPr>
        <w:t>migration</w:t>
      </w:r>
      <w:r>
        <w:t xml:space="preserve"> </w:t>
      </w:r>
      <w:r w:rsidR="00F97EEE">
        <w:t xml:space="preserve">associated </w:t>
      </w:r>
      <w:r>
        <w:t xml:space="preserve">alleles. </w:t>
      </w:r>
    </w:p>
    <w:p w14:paraId="102FC23D" w14:textId="61A03A78" w:rsidR="00267979" w:rsidRDefault="00362691" w:rsidP="00764A02">
      <w:pPr>
        <w:rPr>
          <w:b/>
          <w:bCs/>
        </w:rPr>
      </w:pPr>
      <w:r>
        <w:rPr>
          <w:b/>
          <w:bCs/>
        </w:rPr>
        <w:br w:type="page"/>
      </w:r>
    </w:p>
    <w:p w14:paraId="3909E267" w14:textId="133B6259" w:rsidR="00764A02" w:rsidRDefault="00764A02" w:rsidP="00764A02">
      <w:pPr>
        <w:rPr>
          <w:b/>
          <w:bCs/>
        </w:rPr>
      </w:pPr>
      <w:r>
        <w:rPr>
          <w:b/>
          <w:bCs/>
        </w:rPr>
        <w:lastRenderedPageBreak/>
        <w:t>Methods</w:t>
      </w:r>
    </w:p>
    <w:p w14:paraId="2C1257B0" w14:textId="77777777" w:rsidR="006F4F1C" w:rsidRDefault="006F4F1C" w:rsidP="00764A02">
      <w:pPr>
        <w:rPr>
          <w:b/>
          <w:bCs/>
        </w:rPr>
      </w:pPr>
    </w:p>
    <w:p w14:paraId="142D2479" w14:textId="1035E6F3" w:rsidR="000E56EC" w:rsidRPr="00082B9E" w:rsidRDefault="000E56EC" w:rsidP="00764A02">
      <w:pPr>
        <w:rPr>
          <w:u w:val="single"/>
        </w:rPr>
      </w:pPr>
      <w:r w:rsidRPr="00082B9E">
        <w:rPr>
          <w:u w:val="single"/>
        </w:rPr>
        <w:t>Reproducible Research</w:t>
      </w:r>
    </w:p>
    <w:p w14:paraId="7EE9AAED" w14:textId="77777777" w:rsidR="006F4F1C" w:rsidRDefault="006F4F1C" w:rsidP="00764A02">
      <w:pPr>
        <w:rPr>
          <w:i/>
          <w:iCs/>
        </w:rPr>
      </w:pPr>
    </w:p>
    <w:p w14:paraId="0FEC75FC" w14:textId="562A1F99" w:rsidR="000E56EC" w:rsidRPr="000E56EC" w:rsidRDefault="000E56EC" w:rsidP="00ED495A">
      <w:pPr>
        <w:spacing w:line="480" w:lineRule="auto"/>
      </w:pPr>
      <w:r>
        <w:rPr>
          <w:i/>
          <w:iCs/>
        </w:rPr>
        <w:tab/>
      </w:r>
      <w:r>
        <w:t xml:space="preserve">Detailed logs </w:t>
      </w:r>
      <w:r w:rsidR="004D4B2B">
        <w:t xml:space="preserve">and </w:t>
      </w:r>
      <w:r w:rsidR="00DE7A5A">
        <w:t xml:space="preserve">all </w:t>
      </w:r>
      <w:r w:rsidR="004D4B2B">
        <w:t xml:space="preserve">data </w:t>
      </w:r>
      <w:r w:rsidR="00DE7A5A">
        <w:t xml:space="preserve">needed to replicate this study </w:t>
      </w:r>
      <w:r w:rsidR="009E4191">
        <w:t>are</w:t>
      </w:r>
      <w:r w:rsidR="002E03F4">
        <w:t xml:space="preserve"> available at </w:t>
      </w:r>
      <w:r w:rsidR="00ED495A">
        <w:t>a</w:t>
      </w:r>
      <w:r w:rsidR="002E03F4">
        <w:t xml:space="preserve"> </w:t>
      </w:r>
      <w:proofErr w:type="spellStart"/>
      <w:r w:rsidR="002E03F4">
        <w:t>github</w:t>
      </w:r>
      <w:proofErr w:type="spellEnd"/>
      <w:r w:rsidR="002E03F4">
        <w:t xml:space="preserve"> repository</w:t>
      </w:r>
      <w:r w:rsidR="00DE7A5A">
        <w:t>:</w:t>
      </w:r>
      <w:r w:rsidR="002E03F4">
        <w:t xml:space="preserve"> </w:t>
      </w:r>
      <w:hyperlink r:id="rId13" w:history="1">
        <w:r w:rsidR="00AA6FD2">
          <w:rPr>
            <w:rStyle w:val="Hyperlink"/>
          </w:rPr>
          <w:t>https://github.com/david-dayan/half_pounder_2023</w:t>
        </w:r>
      </w:hyperlink>
      <w:r w:rsidR="001D5111">
        <w:t xml:space="preserve"> </w:t>
      </w:r>
      <w:r w:rsidR="00ED495A">
        <w:t xml:space="preserve">archived at </w:t>
      </w:r>
      <w:proofErr w:type="spellStart"/>
      <w:r w:rsidR="00ED495A">
        <w:t>zenodo</w:t>
      </w:r>
      <w:proofErr w:type="spellEnd"/>
      <w:r w:rsidR="00ED495A">
        <w:t xml:space="preserve"> with a stable identifier </w:t>
      </w:r>
      <w:r w:rsidR="00ED495A" w:rsidRPr="00D65B9F">
        <w:rPr>
          <w:color w:val="000000" w:themeColor="text1"/>
        </w:rPr>
        <w:t>(</w:t>
      </w:r>
      <w:hyperlink r:id="rId14" w:history="1">
        <w:r w:rsidR="00D65B9F" w:rsidRPr="00D65B9F">
          <w:rPr>
            <w:rStyle w:val="Hyperlink"/>
            <w:color w:val="0070C0"/>
          </w:rPr>
          <w:t>DOI:10.5281/zenodo.7931542</w:t>
        </w:r>
      </w:hyperlink>
      <w:r w:rsidR="00ED495A" w:rsidRPr="00D65B9F">
        <w:rPr>
          <w:color w:val="000000" w:themeColor="text1"/>
        </w:rPr>
        <w:t xml:space="preserve">). </w:t>
      </w:r>
      <w:r w:rsidR="009E4191">
        <w:t xml:space="preserve">R notebooks </w:t>
      </w:r>
      <w:r w:rsidR="00ED495A">
        <w:t>containing</w:t>
      </w:r>
      <w:r w:rsidR="002E03F4">
        <w:t xml:space="preserve"> narrative</w:t>
      </w:r>
      <w:r w:rsidR="006139C3">
        <w:t xml:space="preserve"> log</w:t>
      </w:r>
      <w:r w:rsidR="009E4191">
        <w:t>s</w:t>
      </w:r>
      <w:r w:rsidR="006139C3">
        <w:t xml:space="preserve"> of</w:t>
      </w:r>
      <w:r w:rsidR="002E03F4">
        <w:t xml:space="preserve"> </w:t>
      </w:r>
      <w:r w:rsidR="00DE655C">
        <w:t xml:space="preserve">all </w:t>
      </w:r>
      <w:r w:rsidR="002E03F4">
        <w:t>analys</w:t>
      </w:r>
      <w:r w:rsidR="006139C3">
        <w:t>e</w:t>
      </w:r>
      <w:r w:rsidR="002E03F4">
        <w:t>s with integrated code</w:t>
      </w:r>
      <w:r w:rsidR="006139C3">
        <w:t>,</w:t>
      </w:r>
      <w:r w:rsidR="002E03F4">
        <w:t xml:space="preserve"> results</w:t>
      </w:r>
      <w:r w:rsidR="006139C3">
        <w:t xml:space="preserve"> and commentary</w:t>
      </w:r>
      <w:r w:rsidR="00DE7A5A">
        <w:t xml:space="preserve"> are available a</w:t>
      </w:r>
      <w:r w:rsidR="00C90B08">
        <w:t>s</w:t>
      </w:r>
      <w:r w:rsidR="00DE7A5A">
        <w:t xml:space="preserve"> supplementary files</w:t>
      </w:r>
      <w:r w:rsidR="00F472A5">
        <w:t>, including generating filtered datasets from raw sequencing reads</w:t>
      </w:r>
      <w:r w:rsidR="004D499E">
        <w:t xml:space="preserve"> (Online Resource 1</w:t>
      </w:r>
      <w:r w:rsidR="00F472A5">
        <w:t>) and conducting analyses (</w:t>
      </w:r>
      <w:r w:rsidR="004D499E">
        <w:t>Online Resource 2)</w:t>
      </w:r>
      <w:r w:rsidR="009E4191">
        <w:t>.</w:t>
      </w:r>
      <w:r w:rsidR="002E03F4">
        <w:t xml:space="preserve"> </w:t>
      </w:r>
    </w:p>
    <w:p w14:paraId="368A5DA9" w14:textId="77777777" w:rsidR="00764A02" w:rsidRDefault="00764A02" w:rsidP="00764A02">
      <w:pPr>
        <w:rPr>
          <w:i/>
          <w:iCs/>
        </w:rPr>
      </w:pPr>
    </w:p>
    <w:p w14:paraId="23416E81" w14:textId="11D8D2C3" w:rsidR="00764A02" w:rsidRPr="00082B9E" w:rsidRDefault="00764A02" w:rsidP="00764A02">
      <w:pPr>
        <w:rPr>
          <w:u w:val="single"/>
        </w:rPr>
      </w:pPr>
      <w:r w:rsidRPr="00082B9E">
        <w:rPr>
          <w:u w:val="single"/>
        </w:rPr>
        <w:t>Sampl</w:t>
      </w:r>
      <w:r w:rsidR="00545EE8">
        <w:rPr>
          <w:u w:val="single"/>
        </w:rPr>
        <w:t>ing and Migration Timing Groups</w:t>
      </w:r>
    </w:p>
    <w:p w14:paraId="15091BC4" w14:textId="77777777" w:rsidR="00F579E5" w:rsidRDefault="00F579E5" w:rsidP="00764A02">
      <w:pPr>
        <w:rPr>
          <w:i/>
          <w:iCs/>
        </w:rPr>
      </w:pPr>
    </w:p>
    <w:p w14:paraId="3B4FC413" w14:textId="3990F840" w:rsidR="003014F1" w:rsidRPr="00DC7A65" w:rsidRDefault="003014F1" w:rsidP="003014F1">
      <w:pPr>
        <w:spacing w:line="480" w:lineRule="auto"/>
        <w:ind w:firstLine="720"/>
        <w:rPr>
          <w:color w:val="000000" w:themeColor="text1"/>
        </w:rPr>
      </w:pPr>
      <w:r w:rsidRPr="00960B7D">
        <w:rPr>
          <w:color w:val="000000" w:themeColor="text1"/>
        </w:rPr>
        <w:t>Throughout this study we consider four phenotypic groups of Rogue River steelhead, including the juvenile half</w:t>
      </w:r>
      <w:r w:rsidR="003458C4">
        <w:rPr>
          <w:color w:val="000000" w:themeColor="text1"/>
        </w:rPr>
        <w:t xml:space="preserve"> </w:t>
      </w:r>
      <w:r w:rsidRPr="00960B7D">
        <w:rPr>
          <w:color w:val="000000" w:themeColor="text1"/>
        </w:rPr>
        <w:t>pounders</w:t>
      </w:r>
      <w:r w:rsidR="0092588B">
        <w:rPr>
          <w:color w:val="000000" w:themeColor="text1"/>
        </w:rPr>
        <w:t xml:space="preserve"> and </w:t>
      </w:r>
      <w:r w:rsidR="0092588B" w:rsidRPr="00960B7D">
        <w:rPr>
          <w:color w:val="000000" w:themeColor="text1"/>
        </w:rPr>
        <w:t>three adult groups</w:t>
      </w:r>
      <w:r w:rsidRPr="00960B7D">
        <w:rPr>
          <w:color w:val="000000" w:themeColor="text1"/>
        </w:rPr>
        <w:t xml:space="preserve">. </w:t>
      </w:r>
      <w:r>
        <w:rPr>
          <w:color w:val="000000" w:themeColor="text1"/>
        </w:rPr>
        <w:t>We categorize a</w:t>
      </w:r>
      <w:r w:rsidRPr="00960B7D">
        <w:rPr>
          <w:color w:val="000000" w:themeColor="text1"/>
        </w:rPr>
        <w:t>dult steelhead into early-summer, late-summer or winter runs based on freshwater entry timing (</w:t>
      </w:r>
      <w:r>
        <w:rPr>
          <w:color w:val="000000" w:themeColor="text1"/>
        </w:rPr>
        <w:t>T</w:t>
      </w:r>
      <w:r w:rsidRPr="00960B7D">
        <w:rPr>
          <w:color w:val="000000" w:themeColor="text1"/>
        </w:rPr>
        <w:t>able 1).</w:t>
      </w:r>
      <w:r>
        <w:rPr>
          <w:color w:val="000000" w:themeColor="text1"/>
        </w:rPr>
        <w:t xml:space="preserve"> </w:t>
      </w:r>
      <w:r w:rsidRPr="00DC7A65">
        <w:rPr>
          <w:color w:val="000000" w:themeColor="text1"/>
        </w:rPr>
        <w:t xml:space="preserve">These categories represent distinguishable phenotypic groups because freshwater entry timing </w:t>
      </w:r>
      <w:r>
        <w:rPr>
          <w:color w:val="000000" w:themeColor="text1"/>
        </w:rPr>
        <w:t>can be</w:t>
      </w:r>
      <w:r w:rsidRPr="00DC7A65">
        <w:rPr>
          <w:color w:val="000000" w:themeColor="text1"/>
        </w:rPr>
        <w:t xml:space="preserve"> clustered into three peaks, but do not necessarily represent distinct genetic lineages. </w:t>
      </w:r>
    </w:p>
    <w:p w14:paraId="7E21D461" w14:textId="07D05A0B" w:rsidR="003014F1" w:rsidRPr="00960B7D" w:rsidRDefault="003014F1" w:rsidP="003014F1">
      <w:pPr>
        <w:spacing w:line="480" w:lineRule="auto"/>
        <w:ind w:firstLine="720"/>
        <w:rPr>
          <w:color w:val="000000" w:themeColor="text1"/>
        </w:rPr>
      </w:pPr>
      <w:r w:rsidRPr="00960B7D">
        <w:rPr>
          <w:color w:val="000000" w:themeColor="text1"/>
        </w:rPr>
        <w:t>Oregon Department of Fish and Wildlife (ODFW) staff collected caudal fin clips from Rogue River steelhead from 2018-2020. Early-summer steelhead on the Rogue River are</w:t>
      </w:r>
      <w:r>
        <w:rPr>
          <w:color w:val="000000" w:themeColor="text1"/>
        </w:rPr>
        <w:t xml:space="preserve"> defined as</w:t>
      </w:r>
      <w:r w:rsidRPr="00960B7D">
        <w:rPr>
          <w:color w:val="000000" w:themeColor="text1"/>
        </w:rPr>
        <w:t xml:space="preserve"> those </w:t>
      </w:r>
      <w:r w:rsidR="00AA6FD2">
        <w:rPr>
          <w:color w:val="000000" w:themeColor="text1"/>
        </w:rPr>
        <w:t xml:space="preserve">that </w:t>
      </w:r>
      <w:r>
        <w:rPr>
          <w:color w:val="000000" w:themeColor="text1"/>
        </w:rPr>
        <w:t>enter during the first peak of freshwater entry that occurs sometime during May</w:t>
      </w:r>
      <w:r w:rsidR="0073645C">
        <w:rPr>
          <w:color w:val="000000" w:themeColor="text1"/>
        </w:rPr>
        <w:t>,</w:t>
      </w:r>
      <w:r>
        <w:rPr>
          <w:color w:val="000000" w:themeColor="text1"/>
        </w:rPr>
        <w:t xml:space="preserve"> June</w:t>
      </w:r>
      <w:r w:rsidR="0073645C">
        <w:rPr>
          <w:color w:val="000000" w:themeColor="text1"/>
        </w:rPr>
        <w:t>,</w:t>
      </w:r>
      <w:r>
        <w:rPr>
          <w:color w:val="000000" w:themeColor="text1"/>
        </w:rPr>
        <w:t xml:space="preserve"> or July. </w:t>
      </w:r>
      <w:r w:rsidRPr="00960B7D">
        <w:rPr>
          <w:color w:val="000000" w:themeColor="text1"/>
        </w:rPr>
        <w:t xml:space="preserve">Tissue samples from early-summer run individuals were collected at the Cole </w:t>
      </w:r>
      <w:r w:rsidR="00423240">
        <w:rPr>
          <w:color w:val="000000" w:themeColor="text1"/>
        </w:rPr>
        <w:t xml:space="preserve">M. </w:t>
      </w:r>
      <w:r w:rsidRPr="00960B7D">
        <w:rPr>
          <w:color w:val="000000" w:themeColor="text1"/>
        </w:rPr>
        <w:t>Rivers Hatchery sorting pond (river kilometer 253) on June 26</w:t>
      </w:r>
      <w:r w:rsidRPr="00960B7D">
        <w:rPr>
          <w:color w:val="000000" w:themeColor="text1"/>
          <w:vertAlign w:val="superscript"/>
        </w:rPr>
        <w:t>th</w:t>
      </w:r>
      <w:r w:rsidRPr="00960B7D">
        <w:rPr>
          <w:color w:val="000000" w:themeColor="text1"/>
        </w:rPr>
        <w:t xml:space="preserve">, 2019, indicating their freshwater entry timing was substantially </w:t>
      </w:r>
      <w:r>
        <w:rPr>
          <w:color w:val="000000" w:themeColor="text1"/>
        </w:rPr>
        <w:t>before the subsequent late-summer peak</w:t>
      </w:r>
      <w:r w:rsidRPr="00960B7D">
        <w:rPr>
          <w:color w:val="000000" w:themeColor="text1"/>
        </w:rPr>
        <w:t xml:space="preserve"> </w:t>
      </w:r>
      <w:r>
        <w:rPr>
          <w:color w:val="000000" w:themeColor="text1"/>
        </w:rPr>
        <w:t>that occurs sometime during</w:t>
      </w:r>
      <w:r w:rsidRPr="00960B7D">
        <w:rPr>
          <w:color w:val="000000" w:themeColor="text1"/>
        </w:rPr>
        <w:t xml:space="preserve"> August </w:t>
      </w:r>
      <w:r>
        <w:rPr>
          <w:color w:val="000000" w:themeColor="text1"/>
        </w:rPr>
        <w:t xml:space="preserve">or </w:t>
      </w:r>
      <w:r w:rsidRPr="00960B7D">
        <w:rPr>
          <w:color w:val="000000" w:themeColor="text1"/>
        </w:rPr>
        <w:t>October</w:t>
      </w:r>
      <w:r>
        <w:rPr>
          <w:color w:val="000000" w:themeColor="text1"/>
        </w:rPr>
        <w:t xml:space="preserve"> (Table 2)</w:t>
      </w:r>
      <w:r w:rsidRPr="00960B7D">
        <w:rPr>
          <w:color w:val="000000" w:themeColor="text1"/>
        </w:rPr>
        <w:t xml:space="preserve">. Tissue samples from late-summer run steelhead were collected during ODFW’s </w:t>
      </w:r>
      <w:r>
        <w:rPr>
          <w:color w:val="000000" w:themeColor="text1"/>
        </w:rPr>
        <w:t>Huntley Park</w:t>
      </w:r>
      <w:r w:rsidRPr="00960B7D">
        <w:rPr>
          <w:color w:val="000000" w:themeColor="text1"/>
        </w:rPr>
        <w:t xml:space="preserve"> Seining Project </w:t>
      </w:r>
      <w:r>
        <w:rPr>
          <w:color w:val="000000" w:themeColor="text1"/>
        </w:rPr>
        <w:t>just above the estuary at</w:t>
      </w:r>
      <w:r w:rsidRPr="00960B7D">
        <w:rPr>
          <w:color w:val="000000" w:themeColor="text1"/>
        </w:rPr>
        <w:t xml:space="preserve"> river kilometer 13</w:t>
      </w:r>
      <w:r>
        <w:rPr>
          <w:color w:val="000000" w:themeColor="text1"/>
        </w:rPr>
        <w:t xml:space="preserve"> </w:t>
      </w:r>
      <w:r w:rsidRPr="00960B7D">
        <w:rPr>
          <w:color w:val="000000" w:themeColor="text1"/>
        </w:rPr>
        <w:t xml:space="preserve">(Huntley Park, </w:t>
      </w:r>
      <w:r>
        <w:rPr>
          <w:color w:val="000000" w:themeColor="text1"/>
        </w:rPr>
        <w:t>F</w:t>
      </w:r>
      <w:r w:rsidRPr="00960B7D">
        <w:rPr>
          <w:color w:val="000000" w:themeColor="text1"/>
        </w:rPr>
        <w:t xml:space="preserve">ig. 1) in 2019 and 2020. </w:t>
      </w:r>
      <w:r>
        <w:rPr>
          <w:color w:val="000000" w:themeColor="text1"/>
        </w:rPr>
        <w:t xml:space="preserve">Seining at Huntley </w:t>
      </w:r>
      <w:r w:rsidR="00561978">
        <w:rPr>
          <w:color w:val="000000" w:themeColor="text1"/>
        </w:rPr>
        <w:t xml:space="preserve">Park </w:t>
      </w:r>
      <w:r>
        <w:rPr>
          <w:color w:val="000000" w:themeColor="text1"/>
        </w:rPr>
        <w:t xml:space="preserve">began on July </w:t>
      </w:r>
      <w:r>
        <w:rPr>
          <w:color w:val="000000" w:themeColor="text1"/>
        </w:rPr>
        <w:lastRenderedPageBreak/>
        <w:t>15</w:t>
      </w:r>
      <w:r w:rsidRPr="001146C4">
        <w:rPr>
          <w:color w:val="000000" w:themeColor="text1"/>
          <w:vertAlign w:val="superscript"/>
        </w:rPr>
        <w:t>th</w:t>
      </w:r>
      <w:r>
        <w:rPr>
          <w:color w:val="000000" w:themeColor="text1"/>
        </w:rPr>
        <w:t xml:space="preserve"> and the</w:t>
      </w:r>
      <w:r w:rsidRPr="00960B7D">
        <w:rPr>
          <w:color w:val="000000" w:themeColor="text1"/>
        </w:rPr>
        <w:t xml:space="preserve"> first individuals </w:t>
      </w:r>
      <w:r>
        <w:rPr>
          <w:color w:val="000000" w:themeColor="text1"/>
        </w:rPr>
        <w:t>from the Huntley</w:t>
      </w:r>
      <w:r w:rsidRPr="001A5824">
        <w:rPr>
          <w:color w:val="000000" w:themeColor="text1"/>
        </w:rPr>
        <w:t xml:space="preserve"> </w:t>
      </w:r>
      <w:r w:rsidRPr="00137E58">
        <w:rPr>
          <w:color w:val="000000" w:themeColor="text1"/>
        </w:rPr>
        <w:t>Seining Project in 2019 and 2020 were</w:t>
      </w:r>
      <w:r w:rsidRPr="00960B7D">
        <w:rPr>
          <w:color w:val="000000" w:themeColor="text1"/>
        </w:rPr>
        <w:t xml:space="preserve"> collected on July 26</w:t>
      </w:r>
      <w:r w:rsidRPr="00960B7D">
        <w:rPr>
          <w:color w:val="000000" w:themeColor="text1"/>
          <w:vertAlign w:val="superscript"/>
        </w:rPr>
        <w:t>th</w:t>
      </w:r>
      <w:r w:rsidRPr="00960B7D">
        <w:rPr>
          <w:color w:val="000000" w:themeColor="text1"/>
        </w:rPr>
        <w:t xml:space="preserve"> and July 29</w:t>
      </w:r>
      <w:r w:rsidRPr="00960B7D">
        <w:rPr>
          <w:color w:val="000000" w:themeColor="text1"/>
          <w:vertAlign w:val="superscript"/>
        </w:rPr>
        <w:t>th</w:t>
      </w:r>
      <w:r w:rsidRPr="00960B7D">
        <w:rPr>
          <w:color w:val="000000" w:themeColor="text1"/>
        </w:rPr>
        <w:t>, respectively</w:t>
      </w:r>
      <w:r>
        <w:rPr>
          <w:color w:val="000000" w:themeColor="text1"/>
        </w:rPr>
        <w:t>. T</w:t>
      </w:r>
      <w:r w:rsidRPr="001A5824">
        <w:rPr>
          <w:color w:val="000000" w:themeColor="text1"/>
        </w:rPr>
        <w:t xml:space="preserve">he final individuals </w:t>
      </w:r>
      <w:r>
        <w:rPr>
          <w:color w:val="000000" w:themeColor="text1"/>
        </w:rPr>
        <w:t xml:space="preserve">included in the late-summer run collection in 2019 and 2020 </w:t>
      </w:r>
      <w:r w:rsidRPr="001A5824">
        <w:rPr>
          <w:color w:val="000000" w:themeColor="text1"/>
        </w:rPr>
        <w:t>were collected on October 21</w:t>
      </w:r>
      <w:r w:rsidRPr="001A5824">
        <w:rPr>
          <w:color w:val="000000" w:themeColor="text1"/>
          <w:vertAlign w:val="superscript"/>
        </w:rPr>
        <w:t>st</w:t>
      </w:r>
      <w:r w:rsidRPr="001A5824">
        <w:rPr>
          <w:color w:val="000000" w:themeColor="text1"/>
        </w:rPr>
        <w:t xml:space="preserve"> and October 16</w:t>
      </w:r>
      <w:r w:rsidRPr="001A5824">
        <w:rPr>
          <w:color w:val="000000" w:themeColor="text1"/>
          <w:vertAlign w:val="superscript"/>
        </w:rPr>
        <w:t>th</w:t>
      </w:r>
      <w:r w:rsidRPr="001A5824">
        <w:rPr>
          <w:color w:val="000000" w:themeColor="text1"/>
        </w:rPr>
        <w:t xml:space="preserve">, respectively. </w:t>
      </w:r>
      <w:r w:rsidRPr="00960B7D">
        <w:rPr>
          <w:color w:val="000000" w:themeColor="text1"/>
        </w:rPr>
        <w:t xml:space="preserve">We included </w:t>
      </w:r>
      <w:r>
        <w:rPr>
          <w:color w:val="000000" w:themeColor="text1"/>
        </w:rPr>
        <w:t>the f</w:t>
      </w:r>
      <w:r w:rsidRPr="00960B7D">
        <w:rPr>
          <w:color w:val="000000" w:themeColor="text1"/>
        </w:rPr>
        <w:t xml:space="preserve">ive individuals sampled in </w:t>
      </w:r>
      <w:r>
        <w:rPr>
          <w:color w:val="000000" w:themeColor="text1"/>
        </w:rPr>
        <w:t xml:space="preserve">late </w:t>
      </w:r>
      <w:r w:rsidRPr="00960B7D">
        <w:rPr>
          <w:color w:val="000000" w:themeColor="text1"/>
        </w:rPr>
        <w:t>July</w:t>
      </w:r>
      <w:r>
        <w:rPr>
          <w:color w:val="000000" w:themeColor="text1"/>
        </w:rPr>
        <w:t xml:space="preserve"> alongside</w:t>
      </w:r>
      <w:r w:rsidRPr="00960B7D">
        <w:rPr>
          <w:color w:val="000000" w:themeColor="text1"/>
        </w:rPr>
        <w:t xml:space="preserve"> </w:t>
      </w:r>
      <w:r>
        <w:rPr>
          <w:color w:val="000000" w:themeColor="text1"/>
        </w:rPr>
        <w:t xml:space="preserve">the 270 individuals sampled in August, September, or October as the late-summer run collection (Table 2), although we note that these </w:t>
      </w:r>
      <w:r w:rsidR="00D4542E">
        <w:rPr>
          <w:color w:val="000000" w:themeColor="text1"/>
        </w:rPr>
        <w:t xml:space="preserve">five </w:t>
      </w:r>
      <w:r>
        <w:rPr>
          <w:color w:val="000000" w:themeColor="text1"/>
        </w:rPr>
        <w:t>individuals were sampled earlier than the late-summer peak of freshwater entry in these years</w:t>
      </w:r>
      <w:r w:rsidRPr="00960B7D">
        <w:rPr>
          <w:color w:val="000000" w:themeColor="text1"/>
        </w:rPr>
        <w:t xml:space="preserve">. Winter run steelhead enter the Rogue River from November through May. Tissue samples from winter run steelhead were collected at </w:t>
      </w:r>
      <w:r w:rsidR="00D4542E">
        <w:rPr>
          <w:color w:val="000000" w:themeColor="text1"/>
        </w:rPr>
        <w:t xml:space="preserve">the </w:t>
      </w:r>
      <w:r w:rsidRPr="00960B7D">
        <w:rPr>
          <w:color w:val="000000" w:themeColor="text1"/>
        </w:rPr>
        <w:t xml:space="preserve">Cole </w:t>
      </w:r>
      <w:r w:rsidR="00423240">
        <w:rPr>
          <w:color w:val="000000" w:themeColor="text1"/>
        </w:rPr>
        <w:t xml:space="preserve">M. </w:t>
      </w:r>
      <w:r w:rsidRPr="00960B7D">
        <w:rPr>
          <w:color w:val="000000" w:themeColor="text1"/>
        </w:rPr>
        <w:t xml:space="preserve">Rivers Hatchery sorting pond and from the Applegate </w:t>
      </w:r>
      <w:r>
        <w:rPr>
          <w:color w:val="000000" w:themeColor="text1"/>
        </w:rPr>
        <w:t xml:space="preserve">Dam trap (river kilometer 75 of the Applegate </w:t>
      </w:r>
      <w:r w:rsidRPr="00960B7D">
        <w:rPr>
          <w:color w:val="000000" w:themeColor="text1"/>
        </w:rPr>
        <w:t>River</w:t>
      </w:r>
      <w:r>
        <w:rPr>
          <w:color w:val="000000" w:themeColor="text1"/>
        </w:rPr>
        <w:t>, a tributary of the Rogue at river kilometer 154)</w:t>
      </w:r>
      <w:r w:rsidRPr="00960B7D">
        <w:rPr>
          <w:color w:val="000000" w:themeColor="text1"/>
        </w:rPr>
        <w:t xml:space="preserve"> in 2019 on May 1</w:t>
      </w:r>
      <w:r w:rsidRPr="00960B7D">
        <w:rPr>
          <w:color w:val="000000" w:themeColor="text1"/>
          <w:vertAlign w:val="superscript"/>
        </w:rPr>
        <w:t>st</w:t>
      </w:r>
      <w:r w:rsidRPr="00960B7D">
        <w:rPr>
          <w:color w:val="000000" w:themeColor="text1"/>
        </w:rPr>
        <w:t xml:space="preserve"> and May 13</w:t>
      </w:r>
      <w:r w:rsidRPr="00960B7D">
        <w:rPr>
          <w:color w:val="000000" w:themeColor="text1"/>
          <w:vertAlign w:val="superscript"/>
        </w:rPr>
        <w:t>th</w:t>
      </w:r>
      <w:r>
        <w:rPr>
          <w:color w:val="000000" w:themeColor="text1"/>
          <w:vertAlign w:val="superscript"/>
        </w:rPr>
        <w:t xml:space="preserve"> </w:t>
      </w:r>
      <w:r>
        <w:rPr>
          <w:color w:val="000000" w:themeColor="text1"/>
        </w:rPr>
        <w:t>(Table 2)</w:t>
      </w:r>
      <w:r w:rsidRPr="00960B7D">
        <w:rPr>
          <w:color w:val="000000" w:themeColor="text1"/>
        </w:rPr>
        <w:t xml:space="preserve">.  </w:t>
      </w:r>
    </w:p>
    <w:p w14:paraId="72DD9861" w14:textId="61365E05" w:rsidR="003014F1" w:rsidRPr="00960B7D" w:rsidRDefault="003014F1" w:rsidP="003014F1">
      <w:pPr>
        <w:spacing w:line="480" w:lineRule="auto"/>
        <w:ind w:firstLine="720"/>
        <w:rPr>
          <w:color w:val="FF0000"/>
        </w:rPr>
      </w:pPr>
      <w:r w:rsidRPr="00960B7D">
        <w:rPr>
          <w:color w:val="000000" w:themeColor="text1"/>
        </w:rPr>
        <w:t>Tissue samples from half</w:t>
      </w:r>
      <w:r w:rsidR="003458C4">
        <w:rPr>
          <w:color w:val="000000" w:themeColor="text1"/>
        </w:rPr>
        <w:t xml:space="preserve"> </w:t>
      </w:r>
      <w:r w:rsidRPr="00960B7D">
        <w:rPr>
          <w:color w:val="000000" w:themeColor="text1"/>
        </w:rPr>
        <w:t xml:space="preserve">pounders were </w:t>
      </w:r>
      <w:r>
        <w:rPr>
          <w:color w:val="000000" w:themeColor="text1"/>
        </w:rPr>
        <w:t xml:space="preserve">also </w:t>
      </w:r>
      <w:r w:rsidRPr="00960B7D">
        <w:rPr>
          <w:color w:val="000000" w:themeColor="text1"/>
        </w:rPr>
        <w:t xml:space="preserve">collected during </w:t>
      </w:r>
      <w:r>
        <w:rPr>
          <w:color w:val="000000" w:themeColor="text1"/>
        </w:rPr>
        <w:t>the Huntley</w:t>
      </w:r>
      <w:r w:rsidRPr="001A5824">
        <w:rPr>
          <w:color w:val="000000" w:themeColor="text1"/>
        </w:rPr>
        <w:t xml:space="preserve"> Seining Project </w:t>
      </w:r>
      <w:r>
        <w:rPr>
          <w:color w:val="000000" w:themeColor="text1"/>
        </w:rPr>
        <w:t>(F</w:t>
      </w:r>
      <w:r w:rsidRPr="00960B7D">
        <w:rPr>
          <w:color w:val="000000" w:themeColor="text1"/>
        </w:rPr>
        <w:t>ig. 1) in 2018 and 2019. Half</w:t>
      </w:r>
      <w:r w:rsidR="003458C4">
        <w:rPr>
          <w:color w:val="000000" w:themeColor="text1"/>
        </w:rPr>
        <w:t xml:space="preserve"> </w:t>
      </w:r>
      <w:r w:rsidRPr="00960B7D">
        <w:rPr>
          <w:color w:val="000000" w:themeColor="text1"/>
        </w:rPr>
        <w:t xml:space="preserve">pounders were identified as individuals with fork lengths between 250 - 410mm. Sample sizes, sex, and origin (hatchery-origin (HOR) </w:t>
      </w:r>
      <w:r w:rsidRPr="00960B7D">
        <w:rPr>
          <w:i/>
          <w:iCs/>
          <w:color w:val="000000" w:themeColor="text1"/>
        </w:rPr>
        <w:t xml:space="preserve">vs. </w:t>
      </w:r>
      <w:r w:rsidRPr="00DC25DB">
        <w:rPr>
          <w:color w:val="000000" w:themeColor="text1"/>
          <w:highlight w:val="yellow"/>
          <w:rPrChange w:id="30" w:author="Kathleen O'Malley" w:date="2023-05-30T09:31:00Z">
            <w:rPr>
              <w:color w:val="000000" w:themeColor="text1"/>
            </w:rPr>
          </w:rPrChange>
        </w:rPr>
        <w:t>natural origin</w:t>
      </w:r>
      <w:r w:rsidRPr="00960B7D">
        <w:rPr>
          <w:color w:val="000000" w:themeColor="text1"/>
        </w:rPr>
        <w:t xml:space="preserve"> (NOR)) is presented in </w:t>
      </w:r>
      <w:r>
        <w:rPr>
          <w:color w:val="000000" w:themeColor="text1"/>
        </w:rPr>
        <w:t>T</w:t>
      </w:r>
      <w:r w:rsidRPr="00960B7D">
        <w:rPr>
          <w:color w:val="000000" w:themeColor="text1"/>
        </w:rPr>
        <w:t xml:space="preserve">able 2 and </w:t>
      </w:r>
      <w:r w:rsidR="004D499E">
        <w:rPr>
          <w:color w:val="000000" w:themeColor="text1"/>
        </w:rPr>
        <w:t xml:space="preserve">in a </w:t>
      </w:r>
      <w:r w:rsidR="00D4542E">
        <w:rPr>
          <w:color w:val="000000" w:themeColor="text1"/>
        </w:rPr>
        <w:t>s</w:t>
      </w:r>
      <w:r w:rsidRPr="00960B7D">
        <w:rPr>
          <w:color w:val="000000" w:themeColor="text1"/>
        </w:rPr>
        <w:t>upplemental file</w:t>
      </w:r>
      <w:r w:rsidR="004D499E">
        <w:rPr>
          <w:color w:val="000000" w:themeColor="text1"/>
        </w:rPr>
        <w:t xml:space="preserve"> (Online Resou</w:t>
      </w:r>
      <w:r w:rsidR="004D499E" w:rsidRPr="00DC25DB">
        <w:rPr>
          <w:color w:val="000000" w:themeColor="text1"/>
          <w:highlight w:val="yellow"/>
          <w:rPrChange w:id="31" w:author="Kathleen O'Malley" w:date="2023-05-30T09:31:00Z">
            <w:rPr>
              <w:color w:val="000000" w:themeColor="text1"/>
            </w:rPr>
          </w:rPrChange>
        </w:rPr>
        <w:t>rce 3)</w:t>
      </w:r>
      <w:ins w:id="32" w:author="Kathleen O'Malley" w:date="2023-05-30T09:31:00Z">
        <w:r w:rsidR="00DC25DB" w:rsidRPr="00DC25DB">
          <w:rPr>
            <w:color w:val="000000" w:themeColor="text1"/>
            <w:highlight w:val="yellow"/>
            <w:rPrChange w:id="33" w:author="Kathleen O'Malley" w:date="2023-05-30T09:31:00Z">
              <w:rPr>
                <w:color w:val="000000" w:themeColor="text1"/>
              </w:rPr>
            </w:rPrChange>
          </w:rPr>
          <w:t>.</w:t>
        </w:r>
      </w:ins>
      <w:r w:rsidRPr="00960B7D" w:rsidDel="00002980">
        <w:rPr>
          <w:color w:val="000000" w:themeColor="text1"/>
        </w:rPr>
        <w:t xml:space="preserve"> </w:t>
      </w:r>
    </w:p>
    <w:p w14:paraId="3E4CCD34" w14:textId="23690F6C" w:rsidR="00A90101" w:rsidRDefault="00A90101" w:rsidP="00CF3824">
      <w:pPr>
        <w:spacing w:line="480" w:lineRule="auto"/>
        <w:ind w:firstLine="720"/>
      </w:pPr>
    </w:p>
    <w:p w14:paraId="1081594F" w14:textId="5B3679DB" w:rsidR="00A90101" w:rsidRDefault="00A90101" w:rsidP="00A90101">
      <w:pPr>
        <w:spacing w:line="480" w:lineRule="auto"/>
        <w:rPr>
          <w:i/>
          <w:iCs/>
        </w:rPr>
      </w:pPr>
      <w:r w:rsidRPr="00082B9E">
        <w:rPr>
          <w:u w:val="single"/>
        </w:rPr>
        <w:t>Genotyping</w:t>
      </w:r>
    </w:p>
    <w:p w14:paraId="68459E50" w14:textId="56BE5727" w:rsidR="008252E5" w:rsidRPr="001C3FA8" w:rsidRDefault="006F4F1C" w:rsidP="00FB26FE">
      <w:pPr>
        <w:spacing w:line="480" w:lineRule="auto"/>
        <w:ind w:firstLine="720"/>
      </w:pPr>
      <w:r>
        <w:t xml:space="preserve">We genotyped </w:t>
      </w:r>
      <w:r w:rsidR="00DE7A5A">
        <w:t>individuals</w:t>
      </w:r>
      <w:r w:rsidR="00A90101" w:rsidRPr="00A90101">
        <w:t xml:space="preserve"> at a panel of previously </w:t>
      </w:r>
      <w:r w:rsidR="0073645C">
        <w:t>described</w:t>
      </w:r>
      <w:r w:rsidR="00A90101" w:rsidRPr="00A90101">
        <w:t xml:space="preserve"> single nucleotide polymorphisms (SNPs) using Genotyping-in-Thousands by sequencing (GT-seq)</w:t>
      </w:r>
      <w:r w:rsidR="00DE7A5A">
        <w:t xml:space="preserve"> </w:t>
      </w:r>
      <w:r w:rsidR="00DE7A5A">
        <w:fldChar w:fldCharType="begin"/>
      </w:r>
      <w:r w:rsidR="00B85223">
        <w:instrText xml:space="preserve"> ADDIN EN.CITE &lt;EndNote&gt;&lt;Cite&gt;&lt;Author&gt;Campbell&lt;/Author&gt;&lt;Year&gt;2015&lt;/Year&gt;&lt;RecNum&gt;1338&lt;/RecNum&gt;&lt;DisplayText&gt;(Campbell et al. 2015)&lt;/DisplayText&gt;&lt;record&gt;&lt;rec-number&gt;1338&lt;/rec-number&gt;&lt;foreign-keys&gt;&lt;key app="EN" db-id="fstdwt0t3xzrskewzvmxpsf80xx25990rfrd" timestamp="1589994102"&gt;1338&lt;/key&gt;&lt;key app="ENWeb" db-id=""&gt;0&lt;/key&gt;&lt;/foreign-keys&gt;&lt;ref-type name="Journal Article"&gt;17&lt;/ref-type&gt;&lt;contributors&gt;&lt;authors&gt;&lt;author&gt;Campbell, N. R.&lt;/author&gt;&lt;author&gt;Harmon, S. A.&lt;/author&gt;&lt;author&gt;Narum, S. R.&lt;/author&gt;&lt;/authors&gt;&lt;/contributors&gt;&lt;auth-address&gt;Columbia River Inter-Tribal Fish Commission, 3059F National Fish Hatchery Road, Hagerman, ID, 83332, USA.&lt;/auth-address&gt;&lt;titles&gt;&lt;title&gt;Genotyping-in-Thousands by sequencing (GT-seq): A cost effective SNP genotyping method based on custom amplicon sequencing&lt;/title&gt;&lt;secondary-title&gt;Mol Ecol Resour&lt;/secondary-title&gt;&lt;/titles&gt;&lt;periodical&gt;&lt;full-title&gt;Mol Ecol Resour&lt;/full-title&gt;&lt;/periodical&gt;&lt;pages&gt;855-67&lt;/pages&gt;&lt;volume&gt;15&lt;/volume&gt;&lt;number&gt;4&lt;/number&gt;&lt;edition&gt;2014/12/06&lt;/edition&gt;&lt;keywords&gt;&lt;keyword&gt;Animals&lt;/keyword&gt;&lt;keyword&gt;Computational Biology/economics/methods&lt;/keyword&gt;&lt;keyword&gt;Cost-Benefit Analysis&lt;/keyword&gt;&lt;keyword&gt;Genotyping Techniques/*economics/*methods&lt;/keyword&gt;&lt;keyword&gt;High-Throughput Nucleotide Sequencing/*economics/*methods&lt;/keyword&gt;&lt;keyword&gt;Oncorhynchus mykiss/classification/genetics&lt;/keyword&gt;&lt;keyword&gt;*Polymorphism, Single Nucleotide&lt;/keyword&gt;&lt;keyword&gt;GT-seq&lt;/keyword&gt;&lt;keyword&gt;Snp&lt;/keyword&gt;&lt;keyword&gt;amplicon sequencing&lt;/keyword&gt;&lt;keyword&gt;genotyping by sequencing&lt;/keyword&gt;&lt;keyword&gt;next-generation sequencing&lt;/keyword&gt;&lt;/keywords&gt;&lt;dates&gt;&lt;year&gt;2015&lt;/year&gt;&lt;pub-dates&gt;&lt;date&gt;Jul&lt;/date&gt;&lt;/pub-dates&gt;&lt;/dates&gt;&lt;isbn&gt;1755-0998 (Electronic)&amp;#xD;1755-098X (Linking)&lt;/isbn&gt;&lt;accession-num&gt;25476721&lt;/accession-num&gt;&lt;urls&gt;&lt;related-urls&gt;&lt;url&gt;https://www.ncbi.nlm.nih.gov/pubmed/25476721&lt;/url&gt;&lt;/related-urls&gt;&lt;/urls&gt;&lt;electronic-resource-num&gt;10.1111/1755-0998.12357&lt;/electronic-resource-num&gt;&lt;/record&gt;&lt;/Cite&gt;&lt;/EndNote&gt;</w:instrText>
      </w:r>
      <w:r w:rsidR="00DE7A5A">
        <w:fldChar w:fldCharType="separate"/>
      </w:r>
      <w:r w:rsidR="00B85223">
        <w:rPr>
          <w:noProof/>
        </w:rPr>
        <w:t>(Campbell et al. 2015)</w:t>
      </w:r>
      <w:r w:rsidR="00DE7A5A">
        <w:fldChar w:fldCharType="end"/>
      </w:r>
      <w:r w:rsidR="00DE7A5A">
        <w:t>.</w:t>
      </w:r>
      <w:r w:rsidR="00A90101" w:rsidRPr="00A90101">
        <w:t xml:space="preserve"> </w:t>
      </w:r>
      <w:r w:rsidR="00FB26FE">
        <w:t>W</w:t>
      </w:r>
      <w:r w:rsidR="008252E5" w:rsidRPr="001C3FA8">
        <w:t xml:space="preserve">e </w:t>
      </w:r>
      <w:r w:rsidR="00FB26FE">
        <w:t xml:space="preserve">began filtering </w:t>
      </w:r>
      <w:r w:rsidR="008252E5" w:rsidRPr="001C3FA8">
        <w:t xml:space="preserve">genotypes </w:t>
      </w:r>
      <w:del w:id="34" w:author="Kathleen O'Malley" w:date="2023-05-30T09:31:00Z">
        <w:r w:rsidR="008252E5" w:rsidRPr="001C3FA8" w:rsidDel="005D22A5">
          <w:delText>on the basis of</w:delText>
        </w:r>
      </w:del>
      <w:ins w:id="35" w:author="Kathleen O'Malley" w:date="2023-05-30T09:31:00Z">
        <w:r w:rsidR="005D22A5" w:rsidRPr="001C3FA8">
          <w:t>based on</w:t>
        </w:r>
      </w:ins>
      <w:r w:rsidR="008252E5" w:rsidRPr="001C3FA8">
        <w:t xml:space="preserve"> missingness, </w:t>
      </w:r>
      <w:r w:rsidR="00FB26FE">
        <w:t xml:space="preserve">and </w:t>
      </w:r>
      <w:r w:rsidR="008252E5" w:rsidRPr="001C3FA8">
        <w:t xml:space="preserve">the individual fuzziness index (IFI), which estimates the amount of cross-contamination in a given </w:t>
      </w:r>
      <w:r w:rsidR="00FB26FE">
        <w:t>sample</w:t>
      </w:r>
      <w:r w:rsidR="008252E5" w:rsidRPr="001C3FA8">
        <w:t>. We took an iterative approach to missingness and IFI filtering and recalculated missingness for all individuals and genotypes between each step</w:t>
      </w:r>
      <w:r w:rsidR="008252E5">
        <w:t>. In the final</w:t>
      </w:r>
      <w:r w:rsidR="00FB26FE">
        <w:t xml:space="preserve"> step</w:t>
      </w:r>
      <w:r w:rsidR="008252E5" w:rsidRPr="001C3FA8">
        <w:t xml:space="preserve">, we removed individuals with &gt;10% missing data, markers with &gt;20% missing data, and individuals with IFI &gt;2.5. </w:t>
      </w:r>
      <w:r w:rsidR="00FB26FE" w:rsidRPr="001C3FA8">
        <w:t>We</w:t>
      </w:r>
      <w:r w:rsidR="00561978">
        <w:t xml:space="preserve"> then</w:t>
      </w:r>
      <w:r w:rsidR="00FB26FE" w:rsidRPr="001C3FA8">
        <w:t xml:space="preserve"> removed sites with </w:t>
      </w:r>
      <w:r w:rsidR="00FB26FE" w:rsidRPr="001C3FA8">
        <w:lastRenderedPageBreak/>
        <w:t>poorly calibrated allele correction values or more than three clusters of allele ratios suggestive of a paralogous sequence variant</w:t>
      </w:r>
      <w:r w:rsidR="00561978">
        <w:t xml:space="preserve">, and any </w:t>
      </w:r>
      <w:r w:rsidR="008252E5" w:rsidRPr="001C3FA8">
        <w:t>monomorphic marker</w:t>
      </w:r>
      <w:r w:rsidR="00FB26FE">
        <w:t>s</w:t>
      </w:r>
      <w:r w:rsidR="008252E5" w:rsidRPr="001C3FA8">
        <w:t xml:space="preserve">. We also removed any markers that displayed strong </w:t>
      </w:r>
      <w:r w:rsidR="008252E5">
        <w:t>group</w:t>
      </w:r>
      <w:r w:rsidR="008252E5" w:rsidRPr="001C3FA8">
        <w:t>-specific patterns of missingness</w:t>
      </w:r>
      <w:r w:rsidR="00FB26FE">
        <w:t>.</w:t>
      </w:r>
      <w:r w:rsidR="008252E5" w:rsidRPr="001C3FA8">
        <w:t xml:space="preserve"> Finally, we excluded likely duplicate </w:t>
      </w:r>
      <w:r w:rsidR="00FB26FE">
        <w:t xml:space="preserve">tissue </w:t>
      </w:r>
      <w:r w:rsidR="008252E5" w:rsidRPr="001C3FA8">
        <w:t xml:space="preserve">samples </w:t>
      </w:r>
      <w:r w:rsidR="00FB26FE">
        <w:t xml:space="preserve">that arise due to batch sampling </w:t>
      </w:r>
      <w:r w:rsidR="008252E5" w:rsidRPr="001C3FA8">
        <w:t xml:space="preserve">using </w:t>
      </w:r>
      <w:commentRangeStart w:id="36"/>
      <w:proofErr w:type="spellStart"/>
      <w:r w:rsidR="008252E5" w:rsidRPr="001C3FA8">
        <w:t>Coancestry</w:t>
      </w:r>
      <w:commentRangeEnd w:id="36"/>
      <w:proofErr w:type="spellEnd"/>
      <w:r w:rsidR="005D22A5">
        <w:rPr>
          <w:rStyle w:val="CommentReference"/>
        </w:rPr>
        <w:commentReference w:id="36"/>
      </w:r>
      <w:r w:rsidR="008252E5" w:rsidRPr="001C3FA8">
        <w:t xml:space="preserve"> </w:t>
      </w:r>
      <w:r w:rsidR="008252E5" w:rsidRPr="001C3FA8">
        <w:fldChar w:fldCharType="begin"/>
      </w:r>
      <w:r w:rsidR="008252E5" w:rsidRPr="001C3FA8">
        <w:instrText xml:space="preserve"> ADDIN EN.CITE &lt;EndNote&gt;&lt;Cite&gt;&lt;Author&gt;Wang&lt;/Author&gt;&lt;Year&gt;2011&lt;/Year&gt;&lt;RecNum&gt;1403&lt;/RecNum&gt;&lt;DisplayText&gt;(Wang 2011)&lt;/DisplayText&gt;&lt;record&gt;&lt;rec-number&gt;1403&lt;/rec-number&gt;&lt;foreign-keys&gt;&lt;key app="EN" db-id="fstdwt0t3xzrskewzvmxpsf80xx25990rfrd" timestamp="1602713740"&gt;1403&lt;/key&gt;&lt;/foreign-keys&gt;&lt;ref-type name="Journal Article"&gt;17&lt;/ref-type&gt;&lt;contributors&gt;&lt;authors&gt;&lt;author&gt;Wang, Jinliang&lt;/author&gt;&lt;/authors&gt;&lt;/contributors&gt;&lt;titles&gt;&lt;title&gt;COANCESTRY: a program for simulating, estimating and analysing relatedness and inbreeding coefficients&lt;/title&gt;&lt;secondary-title&gt;Molecular ecology resources&lt;/secondary-title&gt;&lt;/titles&gt;&lt;periodical&gt;&lt;full-title&gt;Molecular Ecology Resources&lt;/full-title&gt;&lt;/periodical&gt;&lt;pages&gt;141-145&lt;/pages&gt;&lt;volume&gt;11&lt;/volume&gt;&lt;number&gt;1&lt;/number&gt;&lt;dates&gt;&lt;year&gt;2011&lt;/year&gt;&lt;/dates&gt;&lt;isbn&gt;1755-098X&lt;/isbn&gt;&lt;urls&gt;&lt;/urls&gt;&lt;/record&gt;&lt;/Cite&gt;&lt;/EndNote&gt;</w:instrText>
      </w:r>
      <w:r w:rsidR="008252E5" w:rsidRPr="001C3FA8">
        <w:fldChar w:fldCharType="separate"/>
      </w:r>
      <w:r w:rsidR="008252E5" w:rsidRPr="001C3FA8">
        <w:rPr>
          <w:noProof/>
        </w:rPr>
        <w:t>(Wang 2011)</w:t>
      </w:r>
      <w:r w:rsidR="008252E5" w:rsidRPr="001C3FA8">
        <w:fldChar w:fldCharType="end"/>
      </w:r>
      <w:r w:rsidR="008252E5" w:rsidRPr="001C3FA8">
        <w:t xml:space="preserve">. </w:t>
      </w:r>
      <w:r w:rsidR="00FB26FE">
        <w:t>Complete details of genotyping methods are available in the genotyping notebook (Online Resource 1).</w:t>
      </w:r>
    </w:p>
    <w:p w14:paraId="49A05944" w14:textId="77777777" w:rsidR="008252E5" w:rsidRPr="00A8261B" w:rsidRDefault="008252E5" w:rsidP="00FB26FE">
      <w:pPr>
        <w:spacing w:line="480" w:lineRule="auto"/>
      </w:pPr>
    </w:p>
    <w:p w14:paraId="7D88C6B5" w14:textId="0B84B866" w:rsidR="00F105B4" w:rsidRPr="00082B9E" w:rsidRDefault="001D1712" w:rsidP="0070179E">
      <w:pPr>
        <w:spacing w:line="480" w:lineRule="auto"/>
        <w:rPr>
          <w:u w:val="single"/>
        </w:rPr>
      </w:pPr>
      <w:r>
        <w:rPr>
          <w:u w:val="single"/>
        </w:rPr>
        <w:t>GT-seq Panel and Genetic Datasets</w:t>
      </w:r>
    </w:p>
    <w:p w14:paraId="31A70829" w14:textId="6BD77038" w:rsidR="00681248" w:rsidRPr="00A55FD1" w:rsidRDefault="00F105B4" w:rsidP="00681248">
      <w:pPr>
        <w:spacing w:line="480" w:lineRule="auto"/>
        <w:rPr>
          <w:color w:val="000000" w:themeColor="text1"/>
        </w:rPr>
      </w:pPr>
      <w:r w:rsidRPr="00681248">
        <w:rPr>
          <w:color w:val="FF0000"/>
        </w:rPr>
        <w:tab/>
      </w:r>
      <w:r w:rsidR="00771029">
        <w:rPr>
          <w:color w:val="000000" w:themeColor="text1"/>
        </w:rPr>
        <w:t xml:space="preserve">The </w:t>
      </w:r>
      <w:r w:rsidR="004F0312" w:rsidRPr="00681248">
        <w:rPr>
          <w:color w:val="000000" w:themeColor="text1"/>
        </w:rPr>
        <w:t>GT</w:t>
      </w:r>
      <w:r w:rsidR="00835559">
        <w:rPr>
          <w:color w:val="000000" w:themeColor="text1"/>
        </w:rPr>
        <w:t>-</w:t>
      </w:r>
      <w:r w:rsidR="004F0312" w:rsidRPr="00681248">
        <w:rPr>
          <w:color w:val="000000" w:themeColor="text1"/>
        </w:rPr>
        <w:t>seq panel</w:t>
      </w:r>
      <w:r w:rsidR="00EB46FC">
        <w:rPr>
          <w:color w:val="000000" w:themeColor="text1"/>
        </w:rPr>
        <w:t xml:space="preserve"> used in this study was developed by the Columbia River Inter</w:t>
      </w:r>
      <w:r w:rsidR="00D02266">
        <w:rPr>
          <w:color w:val="000000" w:themeColor="text1"/>
        </w:rPr>
        <w:t>-T</w:t>
      </w:r>
      <w:r w:rsidR="00EB46FC">
        <w:rPr>
          <w:color w:val="000000" w:themeColor="text1"/>
        </w:rPr>
        <w:t>ribal Fish Commission</w:t>
      </w:r>
      <w:r w:rsidR="004F0312" w:rsidRPr="00681248">
        <w:rPr>
          <w:color w:val="000000" w:themeColor="text1"/>
        </w:rPr>
        <w:t xml:space="preserve"> </w:t>
      </w:r>
      <w:r w:rsidR="00EB46FC">
        <w:rPr>
          <w:color w:val="000000" w:themeColor="text1"/>
        </w:rPr>
        <w:fldChar w:fldCharType="begin"/>
      </w:r>
      <w:r w:rsidR="00B85223">
        <w:rPr>
          <w:color w:val="000000" w:themeColor="text1"/>
        </w:rPr>
        <w:instrText xml:space="preserve"> ADDIN EN.CITE &lt;EndNote&gt;&lt;Cite&gt;&lt;Author&gt;Collins&lt;/Author&gt;&lt;Year&gt;2020&lt;/Year&gt;&lt;RecNum&gt;1402&lt;/RecNum&gt;&lt;DisplayText&gt;(Collins et al. 2020)&lt;/DisplayText&gt;&lt;record&gt;&lt;rec-number&gt;1402&lt;/rec-number&gt;&lt;foreign-keys&gt;&lt;key app="EN" db-id="fstdwt0t3xzrskewzvmxpsf80xx25990rfrd" timestamp="1602193357"&gt;1402&lt;/key&gt;&lt;key app="ENWeb" db-id=""&gt;0&lt;/key&gt;&lt;/foreign-keys&gt;&lt;ref-type name="Journal Article"&gt;17&lt;/ref-type&gt;&lt;contributors&gt;&lt;authors&gt;&lt;author&gt;Collins, E. E.&lt;/author&gt;&lt;author&gt;Hargrove, J. S.&lt;/author&gt;&lt;author&gt;Delomas, T. A.&lt;/author&gt;&lt;author&gt;Narum, S. R.&lt;/author&gt;&lt;/authors&gt;&lt;/contributors&gt;&lt;auth-address&gt;Columbia River Inter-Tribal Fish Commission Hagerman ID USA.&amp;#xD;Eagle Fish Genetics Lab Pacific States Marine Fisheries Commission Eagle ID USA.&lt;/auth-address&gt;&lt;titles&gt;&lt;title&gt;Distribution of genetic variation underlying adult migration timing in steelhead of the Columbia River basin&lt;/title&gt;&lt;secondary-title&gt;Ecol Evol&lt;/secondary-title&gt;&lt;/titles&gt;&lt;periodical&gt;&lt;full-title&gt;Ecol Evol&lt;/full-title&gt;&lt;/periodical&gt;&lt;pages&gt;9486-9502&lt;/pages&gt;&lt;volume&gt;10&lt;/volume&gt;&lt;number&gt;17&lt;/number&gt;&lt;edition&gt;2020/09/22&lt;/edition&gt;&lt;keywords&gt;&lt;keyword&gt;Oncorhynchus&lt;/keyword&gt;&lt;keyword&gt;anadromous&lt;/keyword&gt;&lt;keyword&gt;greb1L&lt;/keyword&gt;&lt;keyword&gt;landscape genetics&lt;/keyword&gt;&lt;keyword&gt;population genetics&lt;/keyword&gt;&lt;/keywords&gt;&lt;dates&gt;&lt;year&gt;2020&lt;/year&gt;&lt;pub-dates&gt;&lt;date&gt;Sep&lt;/date&gt;&lt;/pub-dates&gt;&lt;/dates&gt;&lt;isbn&gt;2045-7758 (Print)&amp;#xD;2045-7758 (Linking)&lt;/isbn&gt;&lt;accession-num&gt;32953077&lt;/accession-num&gt;&lt;urls&gt;&lt;related-urls&gt;&lt;url&gt;https://www.ncbi.nlm.nih.gov/pubmed/32953077&lt;/url&gt;&lt;/related-urls&gt;&lt;/urls&gt;&lt;custom2&gt;PMC7487220&lt;/custom2&gt;&lt;electronic-resource-num&gt;10.1002/ece3.6641&lt;/electronic-resource-num&gt;&lt;/record&gt;&lt;/Cite&gt;&lt;/EndNote&gt;</w:instrText>
      </w:r>
      <w:r w:rsidR="00EB46FC">
        <w:rPr>
          <w:color w:val="000000" w:themeColor="text1"/>
        </w:rPr>
        <w:fldChar w:fldCharType="separate"/>
      </w:r>
      <w:r w:rsidR="00B85223">
        <w:rPr>
          <w:noProof/>
          <w:color w:val="000000" w:themeColor="text1"/>
        </w:rPr>
        <w:t>(Collins et al. 2020)</w:t>
      </w:r>
      <w:r w:rsidR="00EB46FC">
        <w:rPr>
          <w:color w:val="000000" w:themeColor="text1"/>
        </w:rPr>
        <w:fldChar w:fldCharType="end"/>
      </w:r>
      <w:r w:rsidR="005658F7">
        <w:rPr>
          <w:color w:val="000000" w:themeColor="text1"/>
        </w:rPr>
        <w:t xml:space="preserve"> and includes 39</w:t>
      </w:r>
      <w:r w:rsidR="004B1C51">
        <w:rPr>
          <w:color w:val="000000" w:themeColor="text1"/>
        </w:rPr>
        <w:t>1</w:t>
      </w:r>
      <w:r w:rsidR="005658F7">
        <w:rPr>
          <w:color w:val="000000" w:themeColor="text1"/>
        </w:rPr>
        <w:t xml:space="preserve"> markers</w:t>
      </w:r>
      <w:r w:rsidR="00EB46FC">
        <w:rPr>
          <w:color w:val="000000" w:themeColor="text1"/>
        </w:rPr>
        <w:t xml:space="preserve">. </w:t>
      </w:r>
      <w:r w:rsidR="00A55FD1">
        <w:rPr>
          <w:color w:val="000000" w:themeColor="text1"/>
        </w:rPr>
        <w:t xml:space="preserve">The panel contains 251 neutral markers, 136 putatively adaptive markers, three species identification markers, and a sex identification </w:t>
      </w:r>
      <w:del w:id="37" w:author="Kathleen O'Malley" w:date="2023-05-30T09:33:00Z">
        <w:r w:rsidR="00A55FD1" w:rsidDel="005D22A5">
          <w:rPr>
            <w:color w:val="000000" w:themeColor="text1"/>
          </w:rPr>
          <w:delText>markers</w:delText>
        </w:r>
      </w:del>
      <w:ins w:id="38" w:author="Kathleen O'Malley" w:date="2023-05-30T09:33:00Z">
        <w:r w:rsidR="005D22A5">
          <w:rPr>
            <w:color w:val="000000" w:themeColor="text1"/>
          </w:rPr>
          <w:t>marker</w:t>
        </w:r>
      </w:ins>
      <w:r w:rsidR="00A55FD1">
        <w:rPr>
          <w:color w:val="000000" w:themeColor="text1"/>
        </w:rPr>
        <w:t>. P</w:t>
      </w:r>
      <w:r w:rsidR="00AA6FD2">
        <w:rPr>
          <w:color w:val="000000" w:themeColor="text1"/>
        </w:rPr>
        <w:t xml:space="preserve">utatively adaptive </w:t>
      </w:r>
      <w:r w:rsidR="00E81A84">
        <w:rPr>
          <w:color w:val="000000" w:themeColor="text1"/>
        </w:rPr>
        <w:t>markers</w:t>
      </w:r>
      <w:r w:rsidR="00F30B74" w:rsidRPr="00681248">
        <w:rPr>
          <w:color w:val="000000" w:themeColor="text1"/>
        </w:rPr>
        <w:t xml:space="preserve"> were identified </w:t>
      </w:r>
      <w:del w:id="39" w:author="Kathleen O'Malley" w:date="2023-05-31T09:29:00Z">
        <w:r w:rsidR="004B1C51" w:rsidDel="005E1E1D">
          <w:rPr>
            <w:color w:val="000000" w:themeColor="text1"/>
          </w:rPr>
          <w:delText xml:space="preserve">as </w:delText>
        </w:r>
        <w:r w:rsidR="0047074A" w:rsidRPr="00681248" w:rsidDel="005E1E1D">
          <w:rPr>
            <w:color w:val="000000" w:themeColor="text1"/>
          </w:rPr>
          <w:delText>candidate</w:delText>
        </w:r>
        <w:r w:rsidR="00561978" w:rsidDel="005E1E1D">
          <w:rPr>
            <w:color w:val="000000" w:themeColor="text1"/>
          </w:rPr>
          <w:delText>s</w:delText>
        </w:r>
        <w:r w:rsidR="0047074A" w:rsidRPr="00681248" w:rsidDel="005E1E1D">
          <w:rPr>
            <w:color w:val="000000" w:themeColor="text1"/>
          </w:rPr>
          <w:delText xml:space="preserve"> </w:delText>
        </w:r>
      </w:del>
      <w:r w:rsidR="0047074A" w:rsidRPr="00681248">
        <w:rPr>
          <w:color w:val="000000" w:themeColor="text1"/>
        </w:rPr>
        <w:t>from environmental association analyses,</w:t>
      </w:r>
      <w:r w:rsidR="00F30B74" w:rsidRPr="00681248">
        <w:rPr>
          <w:color w:val="000000" w:themeColor="text1"/>
        </w:rPr>
        <w:t xml:space="preserve"> </w:t>
      </w:r>
      <w:r w:rsidR="004B1C51">
        <w:rPr>
          <w:color w:val="000000" w:themeColor="text1"/>
        </w:rPr>
        <w:t>or as</w:t>
      </w:r>
      <w:r w:rsidR="00F30B74" w:rsidRPr="00681248">
        <w:rPr>
          <w:color w:val="000000" w:themeColor="text1"/>
        </w:rPr>
        <w:t xml:space="preserve"> markers </w:t>
      </w:r>
      <w:r w:rsidR="0047074A" w:rsidRPr="00681248">
        <w:rPr>
          <w:color w:val="000000" w:themeColor="text1"/>
        </w:rPr>
        <w:t>that demonstrate strong associations with</w:t>
      </w:r>
      <w:r w:rsidR="00F30B74" w:rsidRPr="00681248">
        <w:rPr>
          <w:color w:val="000000" w:themeColor="text1"/>
        </w:rPr>
        <w:t xml:space="preserve"> </w:t>
      </w:r>
      <w:r w:rsidR="000E08D4">
        <w:rPr>
          <w:color w:val="000000" w:themeColor="text1"/>
        </w:rPr>
        <w:t>ecologically relevant</w:t>
      </w:r>
      <w:r w:rsidR="00F30B74" w:rsidRPr="00681248">
        <w:rPr>
          <w:color w:val="000000" w:themeColor="text1"/>
        </w:rPr>
        <w:t xml:space="preserve"> phenotypic variation </w:t>
      </w:r>
      <w:r w:rsidR="00F30B74" w:rsidRPr="00681248">
        <w:rPr>
          <w:color w:val="000000" w:themeColor="text1"/>
        </w:rPr>
        <w:fldChar w:fldCharType="begin">
          <w:fldData xml:space="preserve">PEVuZE5vdGU+PENpdGU+PEF1dGhvcj5NaWNoZWxldHRpPC9BdXRob3I+PFllYXI+MjAxODwvWWVh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</w:fldData>
        </w:fldChar>
      </w:r>
      <w:r w:rsidR="00A55FD1">
        <w:rPr>
          <w:color w:val="000000" w:themeColor="text1"/>
        </w:rPr>
        <w:instrText xml:space="preserve"> ADDIN EN.CITE </w:instrText>
      </w:r>
      <w:r w:rsidR="00A55FD1">
        <w:rPr>
          <w:color w:val="000000" w:themeColor="text1"/>
        </w:rPr>
        <w:fldChar w:fldCharType="begin">
          <w:fldData xml:space="preserve">PEVuZE5vdGU+PENpdGU+PEF1dGhvcj5NaWNoZWxldHRpPC9BdXRob3I+PFllYXI+MjAxODwvWWVh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</w:fldData>
        </w:fldChar>
      </w:r>
      <w:r w:rsidR="00A55FD1">
        <w:rPr>
          <w:color w:val="000000" w:themeColor="text1"/>
        </w:rPr>
        <w:instrText xml:space="preserve"> ADDIN EN.CITE.DATA </w:instrText>
      </w:r>
      <w:r w:rsidR="00A55FD1">
        <w:rPr>
          <w:color w:val="000000" w:themeColor="text1"/>
        </w:rPr>
      </w:r>
      <w:r w:rsidR="00A55FD1">
        <w:rPr>
          <w:color w:val="000000" w:themeColor="text1"/>
        </w:rPr>
        <w:fldChar w:fldCharType="end"/>
      </w:r>
      <w:r w:rsidR="00F30B74" w:rsidRPr="00681248">
        <w:rPr>
          <w:color w:val="000000" w:themeColor="text1"/>
        </w:rPr>
      </w:r>
      <w:r w:rsidR="00F30B74" w:rsidRPr="00681248">
        <w:rPr>
          <w:color w:val="000000" w:themeColor="text1"/>
        </w:rPr>
        <w:fldChar w:fldCharType="separate"/>
      </w:r>
      <w:r w:rsidR="00A55FD1">
        <w:rPr>
          <w:noProof/>
          <w:color w:val="000000" w:themeColor="text1"/>
        </w:rPr>
        <w:t>(Pearse et al. 2014; Hess et al. 2016; Micheletti et al. 2018a; Micheletti et al. 2018b)</w:t>
      </w:r>
      <w:r w:rsidR="00F30B74" w:rsidRPr="00681248">
        <w:rPr>
          <w:color w:val="000000" w:themeColor="text1"/>
        </w:rPr>
        <w:fldChar w:fldCharType="end"/>
      </w:r>
      <w:r w:rsidR="00B12896">
        <w:rPr>
          <w:color w:val="000000" w:themeColor="text1"/>
        </w:rPr>
        <w:t xml:space="preserve">. </w:t>
      </w:r>
      <w:r w:rsidR="00887C65">
        <w:rPr>
          <w:color w:val="000000" w:themeColor="text1"/>
        </w:rPr>
        <w:t xml:space="preserve">Marker-level information </w:t>
      </w:r>
      <w:r w:rsidR="00681248" w:rsidRPr="00681248">
        <w:rPr>
          <w:color w:val="000000" w:themeColor="text1"/>
        </w:rPr>
        <w:t xml:space="preserve">regarding </w:t>
      </w:r>
      <w:r w:rsidR="006A0C98">
        <w:rPr>
          <w:color w:val="000000" w:themeColor="text1"/>
        </w:rPr>
        <w:t>the</w:t>
      </w:r>
      <w:r w:rsidR="006A0C98" w:rsidRPr="00681248">
        <w:rPr>
          <w:color w:val="000000" w:themeColor="text1"/>
        </w:rPr>
        <w:t xml:space="preserve"> </w:t>
      </w:r>
      <w:r w:rsidR="00681248" w:rsidRPr="00681248">
        <w:rPr>
          <w:color w:val="000000" w:themeColor="text1"/>
        </w:rPr>
        <w:t>GT</w:t>
      </w:r>
      <w:r w:rsidR="00835559">
        <w:rPr>
          <w:color w:val="000000" w:themeColor="text1"/>
        </w:rPr>
        <w:t>-</w:t>
      </w:r>
      <w:r w:rsidR="00681248" w:rsidRPr="00681248">
        <w:rPr>
          <w:color w:val="000000" w:themeColor="text1"/>
        </w:rPr>
        <w:t>seq panel</w:t>
      </w:r>
      <w:r w:rsidR="00681248" w:rsidRPr="00681248">
        <w:rPr>
          <w:color w:val="333333"/>
          <w:shd w:val="clear" w:color="auto" w:fill="FFFFFF"/>
        </w:rPr>
        <w:t xml:space="preserve"> </w:t>
      </w:r>
      <w:r w:rsidR="000E08D4">
        <w:rPr>
          <w:color w:val="333333"/>
          <w:shd w:val="clear" w:color="auto" w:fill="FFFFFF"/>
        </w:rPr>
        <w:t>is</w:t>
      </w:r>
      <w:r w:rsidR="00933383">
        <w:rPr>
          <w:color w:val="333333"/>
          <w:shd w:val="clear" w:color="auto" w:fill="FFFFFF"/>
        </w:rPr>
        <w:t xml:space="preserve"> </w:t>
      </w:r>
      <w:r w:rsidR="00681248">
        <w:rPr>
          <w:color w:val="333333"/>
          <w:shd w:val="clear" w:color="auto" w:fill="FFFFFF"/>
        </w:rPr>
        <w:t>included as a supplemental file (</w:t>
      </w:r>
      <w:r w:rsidR="004D499E">
        <w:rPr>
          <w:color w:val="333333"/>
          <w:shd w:val="clear" w:color="auto" w:fill="FFFFFF"/>
        </w:rPr>
        <w:t>Online Resource 4</w:t>
      </w:r>
      <w:r w:rsidR="00681248">
        <w:rPr>
          <w:color w:val="333333"/>
          <w:shd w:val="clear" w:color="auto" w:fill="FFFFFF"/>
        </w:rPr>
        <w:t xml:space="preserve">). </w:t>
      </w:r>
    </w:p>
    <w:p w14:paraId="25B3ADBC" w14:textId="36B2CD0E" w:rsidR="00F105B4" w:rsidRPr="004F0312" w:rsidRDefault="00681248" w:rsidP="0070179E">
      <w:pPr>
        <w:spacing w:line="480" w:lineRule="auto"/>
        <w:rPr>
          <w:color w:val="000000" w:themeColor="text1"/>
        </w:rPr>
      </w:pPr>
      <w:r>
        <w:rPr>
          <w:color w:val="000000" w:themeColor="text1"/>
        </w:rPr>
        <w:t xml:space="preserve"> </w:t>
      </w:r>
      <w:r>
        <w:rPr>
          <w:color w:val="000000" w:themeColor="text1"/>
        </w:rPr>
        <w:tab/>
      </w:r>
      <w:r w:rsidR="00E81A84">
        <w:rPr>
          <w:color w:val="000000" w:themeColor="text1"/>
        </w:rPr>
        <w:t>We conducted</w:t>
      </w:r>
      <w:r w:rsidR="0089468F">
        <w:rPr>
          <w:color w:val="000000" w:themeColor="text1"/>
        </w:rPr>
        <w:t xml:space="preserve"> </w:t>
      </w:r>
      <w:r w:rsidR="00C12140">
        <w:rPr>
          <w:color w:val="000000" w:themeColor="text1"/>
        </w:rPr>
        <w:t xml:space="preserve">analyses on </w:t>
      </w:r>
      <w:r w:rsidR="00260DDB">
        <w:rPr>
          <w:color w:val="000000" w:themeColor="text1"/>
        </w:rPr>
        <w:t>t</w:t>
      </w:r>
      <w:r w:rsidR="00AA6FD2">
        <w:rPr>
          <w:color w:val="000000" w:themeColor="text1"/>
        </w:rPr>
        <w:t>wo</w:t>
      </w:r>
      <w:r w:rsidR="00260DDB">
        <w:rPr>
          <w:color w:val="000000" w:themeColor="text1"/>
        </w:rPr>
        <w:t xml:space="preserve"> </w:t>
      </w:r>
      <w:ins w:id="40" w:author="Kathleen O'Malley" w:date="2023-05-31T09:34:00Z">
        <w:r w:rsidR="005E1E1D">
          <w:rPr>
            <w:color w:val="000000" w:themeColor="text1"/>
          </w:rPr>
          <w:t>dat</w:t>
        </w:r>
      </w:ins>
      <w:ins w:id="41" w:author="Kathleen O'Malley" w:date="2023-05-31T09:35:00Z">
        <w:r w:rsidR="005E1E1D">
          <w:rPr>
            <w:color w:val="000000" w:themeColor="text1"/>
          </w:rPr>
          <w:t>asets</w:t>
        </w:r>
      </w:ins>
      <w:del w:id="42" w:author="Kathleen O'Malley" w:date="2023-05-31T09:35:00Z">
        <w:r w:rsidR="00AA6FD2" w:rsidDel="005E1E1D">
          <w:rPr>
            <w:color w:val="000000" w:themeColor="text1"/>
          </w:rPr>
          <w:delText>subsets of these markers</w:delText>
        </w:r>
      </w:del>
      <w:ins w:id="43" w:author="Kathleen O'Malley" w:date="2023-05-31T09:34:00Z">
        <w:r w:rsidR="005E1E1D">
          <w:rPr>
            <w:color w:val="000000" w:themeColor="text1"/>
          </w:rPr>
          <w:t>: neutral and migration timing</w:t>
        </w:r>
      </w:ins>
      <w:r w:rsidR="00AA6FD2">
        <w:rPr>
          <w:color w:val="000000" w:themeColor="text1"/>
        </w:rPr>
        <w:t xml:space="preserve">. </w:t>
      </w:r>
      <w:r w:rsidR="004B1C51">
        <w:rPr>
          <w:color w:val="000000" w:themeColor="text1"/>
        </w:rPr>
        <w:t>To generate the “neutral dataset</w:t>
      </w:r>
      <w:del w:id="44" w:author="Kathleen O'Malley" w:date="2023-05-31T09:31:00Z">
        <w:r w:rsidR="00FB26FE" w:rsidDel="005E1E1D">
          <w:rPr>
            <w:color w:val="000000" w:themeColor="text1"/>
          </w:rPr>
          <w:delText>,</w:delText>
        </w:r>
      </w:del>
      <w:r w:rsidR="004B1C51">
        <w:rPr>
          <w:color w:val="000000" w:themeColor="text1"/>
        </w:rPr>
        <w:t>”</w:t>
      </w:r>
      <w:del w:id="45" w:author="Kathleen O'Malley" w:date="2023-05-31T09:37:00Z">
        <w:r w:rsidR="00FB26FE" w:rsidDel="006610ED">
          <w:rPr>
            <w:color w:val="000000" w:themeColor="text1"/>
          </w:rPr>
          <w:delText xml:space="preserve"> after genotype quality </w:delText>
        </w:r>
        <w:commentRangeStart w:id="46"/>
        <w:r w:rsidR="00FB26FE" w:rsidDel="006610ED">
          <w:rPr>
            <w:color w:val="000000" w:themeColor="text1"/>
          </w:rPr>
          <w:delText>filtering</w:delText>
        </w:r>
      </w:del>
      <w:commentRangeEnd w:id="46"/>
      <w:r w:rsidR="006610ED">
        <w:rPr>
          <w:rStyle w:val="CommentReference"/>
        </w:rPr>
        <w:commentReference w:id="46"/>
      </w:r>
      <w:r w:rsidR="00FB26FE">
        <w:rPr>
          <w:color w:val="000000" w:themeColor="text1"/>
        </w:rPr>
        <w:t>,</w:t>
      </w:r>
      <w:r w:rsidR="004B1C51">
        <w:rPr>
          <w:color w:val="000000" w:themeColor="text1"/>
        </w:rPr>
        <w:t xml:space="preserve"> we </w:t>
      </w:r>
      <w:del w:id="47" w:author="Kathleen O'Malley" w:date="2023-05-31T09:33:00Z">
        <w:r w:rsidR="004B1C51" w:rsidDel="005E1E1D">
          <w:rPr>
            <w:color w:val="000000" w:themeColor="text1"/>
          </w:rPr>
          <w:delText xml:space="preserve">LD-thinned </w:delText>
        </w:r>
        <w:r w:rsidR="00E445E0" w:rsidDel="005E1E1D">
          <w:rPr>
            <w:color w:val="000000" w:themeColor="text1"/>
          </w:rPr>
          <w:delText xml:space="preserve">genotypes at </w:delText>
        </w:r>
        <w:r w:rsidR="004B1C51" w:rsidDel="005E1E1D">
          <w:rPr>
            <w:color w:val="000000" w:themeColor="text1"/>
          </w:rPr>
          <w:delText xml:space="preserve">the presumably neutral markers, excluding </w:delText>
        </w:r>
      </w:del>
      <w:ins w:id="48" w:author="Kathleen O'Malley" w:date="2023-05-31T09:33:00Z">
        <w:r w:rsidR="005E1E1D">
          <w:rPr>
            <w:color w:val="000000" w:themeColor="text1"/>
          </w:rPr>
          <w:t xml:space="preserve">excluded </w:t>
        </w:r>
      </w:ins>
      <w:r w:rsidR="004B1C51">
        <w:rPr>
          <w:color w:val="000000" w:themeColor="text1"/>
        </w:rPr>
        <w:t>one marker from any pair that map to the same chromosome or contig with an r</w:t>
      </w:r>
      <w:r w:rsidR="004B1C51">
        <w:rPr>
          <w:color w:val="000000" w:themeColor="text1"/>
          <w:vertAlign w:val="superscript"/>
        </w:rPr>
        <w:t>2</w:t>
      </w:r>
      <w:r w:rsidR="004B1C51">
        <w:rPr>
          <w:color w:val="000000" w:themeColor="text1"/>
        </w:rPr>
        <w:t xml:space="preserve"> &gt; 0.2.</w:t>
      </w:r>
      <w:r w:rsidR="00AA6FD2">
        <w:rPr>
          <w:color w:val="000000" w:themeColor="text1"/>
        </w:rPr>
        <w:t xml:space="preserve"> </w:t>
      </w:r>
      <w:del w:id="49" w:author="Kathleen O'Malley" w:date="2023-05-31T09:34:00Z">
        <w:r w:rsidR="00C12140" w:rsidDel="005E1E1D">
          <w:rPr>
            <w:color w:val="000000" w:themeColor="text1"/>
          </w:rPr>
          <w:delText>W</w:delText>
        </w:r>
        <w:r w:rsidR="0047074A" w:rsidDel="005E1E1D">
          <w:rPr>
            <w:color w:val="000000" w:themeColor="text1"/>
          </w:rPr>
          <w:delText xml:space="preserve">e </w:delText>
        </w:r>
        <w:r w:rsidR="00260DDB" w:rsidDel="005E1E1D">
          <w:rPr>
            <w:color w:val="000000" w:themeColor="text1"/>
          </w:rPr>
          <w:delText xml:space="preserve">also </w:delText>
        </w:r>
        <w:r w:rsidR="004B1C51" w:rsidDel="005E1E1D">
          <w:rPr>
            <w:color w:val="000000" w:themeColor="text1"/>
          </w:rPr>
          <w:delText xml:space="preserve">used </w:delText>
        </w:r>
        <w:r w:rsidR="00260DDB" w:rsidDel="005E1E1D">
          <w:rPr>
            <w:color w:val="000000" w:themeColor="text1"/>
          </w:rPr>
          <w:delText>a</w:delText>
        </w:r>
        <w:r w:rsidDel="005E1E1D">
          <w:rPr>
            <w:color w:val="000000" w:themeColor="text1"/>
          </w:rPr>
          <w:delText xml:space="preserve"> </w:delText>
        </w:r>
        <w:r w:rsidR="00C12140" w:rsidDel="005E1E1D">
          <w:rPr>
            <w:color w:val="000000" w:themeColor="text1"/>
          </w:rPr>
          <w:delText>“</w:delText>
        </w:r>
        <w:r w:rsidR="00365BC6" w:rsidDel="005E1E1D">
          <w:rPr>
            <w:color w:val="000000" w:themeColor="text1"/>
          </w:rPr>
          <w:delText>migration timing</w:delText>
        </w:r>
        <w:r w:rsidDel="005E1E1D">
          <w:rPr>
            <w:color w:val="000000" w:themeColor="text1"/>
          </w:rPr>
          <w:delText xml:space="preserve"> </w:delText>
        </w:r>
        <w:r w:rsidR="00E445E0" w:rsidDel="005E1E1D">
          <w:rPr>
            <w:color w:val="000000" w:themeColor="text1"/>
          </w:rPr>
          <w:delText>dataset</w:delText>
        </w:r>
        <w:r w:rsidR="00F7784E" w:rsidDel="005E1E1D">
          <w:rPr>
            <w:color w:val="000000" w:themeColor="text1"/>
          </w:rPr>
          <w:delText>.</w:delText>
        </w:r>
        <w:r w:rsidR="00C12140" w:rsidDel="005E1E1D">
          <w:rPr>
            <w:color w:val="000000" w:themeColor="text1"/>
          </w:rPr>
          <w:delText>”</w:delText>
        </w:r>
        <w:r w:rsidDel="005E1E1D">
          <w:rPr>
            <w:color w:val="000000" w:themeColor="text1"/>
          </w:rPr>
          <w:delText xml:space="preserve"> Th</w:delText>
        </w:r>
        <w:r w:rsidR="00E445E0" w:rsidDel="005E1E1D">
          <w:rPr>
            <w:color w:val="000000" w:themeColor="text1"/>
          </w:rPr>
          <w:delText>is dataset</w:delText>
        </w:r>
      </w:del>
      <w:ins w:id="50" w:author="Kathleen O'Malley" w:date="2023-05-31T09:34:00Z">
        <w:r w:rsidR="005E1E1D">
          <w:rPr>
            <w:color w:val="000000" w:themeColor="text1"/>
          </w:rPr>
          <w:t xml:space="preserve">The migration timing </w:t>
        </w:r>
      </w:ins>
      <w:ins w:id="51" w:author="Kathleen O'Malley" w:date="2023-05-31T09:35:00Z">
        <w:r w:rsidR="005E1E1D">
          <w:rPr>
            <w:color w:val="000000" w:themeColor="text1"/>
          </w:rPr>
          <w:t>dataset</w:t>
        </w:r>
      </w:ins>
      <w:r w:rsidR="00E445E0">
        <w:rPr>
          <w:color w:val="000000" w:themeColor="text1"/>
        </w:rPr>
        <w:t xml:space="preserve"> was composed of genotypes </w:t>
      </w:r>
      <w:del w:id="52" w:author="Kathleen O'Malley" w:date="2023-05-31T09:35:00Z">
        <w:r w:rsidR="00E445E0" w:rsidDel="005E1E1D">
          <w:rPr>
            <w:color w:val="000000" w:themeColor="text1"/>
          </w:rPr>
          <w:delText>at</w:delText>
        </w:r>
        <w:r w:rsidR="00687FF2" w:rsidDel="005E1E1D">
          <w:rPr>
            <w:color w:val="000000" w:themeColor="text1"/>
          </w:rPr>
          <w:delText xml:space="preserve"> a subset of</w:delText>
        </w:r>
        <w:r w:rsidR="008731BE" w:rsidDel="005E1E1D">
          <w:rPr>
            <w:color w:val="000000" w:themeColor="text1"/>
          </w:rPr>
          <w:delText xml:space="preserve"> </w:delText>
        </w:r>
        <w:r w:rsidDel="005E1E1D">
          <w:rPr>
            <w:color w:val="000000" w:themeColor="text1"/>
          </w:rPr>
          <w:delText>markers</w:delText>
        </w:r>
        <w:r w:rsidR="00FB26FE" w:rsidDel="005E1E1D">
          <w:rPr>
            <w:color w:val="000000" w:themeColor="text1"/>
          </w:rPr>
          <w:delText xml:space="preserve"> </w:delText>
        </w:r>
      </w:del>
      <w:r w:rsidR="00FB26FE">
        <w:rPr>
          <w:color w:val="000000" w:themeColor="text1"/>
        </w:rPr>
        <w:t xml:space="preserve">that </w:t>
      </w:r>
      <w:ins w:id="53" w:author="Kathleen O'Malley" w:date="2023-05-31T09:35:00Z">
        <w:r w:rsidR="005E1E1D">
          <w:rPr>
            <w:color w:val="000000" w:themeColor="text1"/>
          </w:rPr>
          <w:t xml:space="preserve">map to chromosome 28 of the </w:t>
        </w:r>
        <w:r w:rsidR="005E1E1D">
          <w:rPr>
            <w:i/>
            <w:iCs/>
            <w:color w:val="000000" w:themeColor="text1"/>
          </w:rPr>
          <w:t xml:space="preserve">O. mykiss </w:t>
        </w:r>
        <w:r w:rsidR="005E1E1D">
          <w:rPr>
            <w:color w:val="000000" w:themeColor="text1"/>
          </w:rPr>
          <w:t xml:space="preserve">genome in the </w:t>
        </w:r>
        <w:r w:rsidR="005E1E1D" w:rsidRPr="005658F7">
          <w:rPr>
            <w:i/>
            <w:iCs/>
            <w:color w:val="000000" w:themeColor="text1"/>
          </w:rPr>
          <w:t>greb1l-</w:t>
        </w:r>
        <w:r w:rsidR="005E1E1D" w:rsidRPr="005E1E1D">
          <w:rPr>
            <w:color w:val="000000" w:themeColor="text1"/>
            <w:rPrChange w:id="54" w:author="Kathleen O'Malley" w:date="2023-05-31T09:36:00Z">
              <w:rPr>
                <w:i/>
                <w:iCs/>
                <w:color w:val="000000" w:themeColor="text1"/>
              </w:rPr>
            </w:rPrChange>
          </w:rPr>
          <w:t>rock1</w:t>
        </w:r>
      </w:ins>
      <w:ins w:id="55" w:author="Kathleen O'Malley" w:date="2023-05-31T09:36:00Z">
        <w:r w:rsidR="005E1E1D">
          <w:rPr>
            <w:color w:val="000000" w:themeColor="text1"/>
          </w:rPr>
          <w:t xml:space="preserve"> and </w:t>
        </w:r>
      </w:ins>
      <w:r w:rsidR="00FB26FE" w:rsidRPr="005E1E1D">
        <w:rPr>
          <w:color w:val="000000" w:themeColor="text1"/>
        </w:rPr>
        <w:t>passed</w:t>
      </w:r>
      <w:r w:rsidR="00FB26FE">
        <w:rPr>
          <w:color w:val="000000" w:themeColor="text1"/>
        </w:rPr>
        <w:t xml:space="preserve"> </w:t>
      </w:r>
      <w:del w:id="56" w:author="Kathleen O'Malley" w:date="2023-05-31T09:35:00Z">
        <w:r w:rsidR="00FB26FE" w:rsidDel="005E1E1D">
          <w:rPr>
            <w:color w:val="000000" w:themeColor="text1"/>
          </w:rPr>
          <w:delText xml:space="preserve">genotype </w:delText>
        </w:r>
      </w:del>
      <w:del w:id="57" w:author="Kathleen O'Malley" w:date="2023-05-31T09:37:00Z">
        <w:r w:rsidR="00FB26FE" w:rsidDel="006610ED">
          <w:rPr>
            <w:color w:val="000000" w:themeColor="text1"/>
          </w:rPr>
          <w:delText xml:space="preserve">quality filtering </w:delText>
        </w:r>
      </w:del>
      <w:commentRangeStart w:id="58"/>
      <w:del w:id="59" w:author="Kathleen O'Malley" w:date="2023-05-31T09:36:00Z">
        <w:r w:rsidR="00FB26FE" w:rsidDel="005E1E1D">
          <w:rPr>
            <w:color w:val="000000" w:themeColor="text1"/>
          </w:rPr>
          <w:delText>and</w:delText>
        </w:r>
      </w:del>
      <w:commentRangeEnd w:id="58"/>
      <w:r w:rsidR="006610ED">
        <w:rPr>
          <w:rStyle w:val="CommentReference"/>
        </w:rPr>
        <w:commentReference w:id="58"/>
      </w:r>
      <w:del w:id="60" w:author="Kathleen O'Malley" w:date="2023-05-31T09:35:00Z">
        <w:r w:rsidR="00E445E0" w:rsidDel="005E1E1D">
          <w:rPr>
            <w:color w:val="000000" w:themeColor="text1"/>
          </w:rPr>
          <w:delText xml:space="preserve"> map to</w:delText>
        </w:r>
        <w:r w:rsidDel="005E1E1D">
          <w:rPr>
            <w:color w:val="000000" w:themeColor="text1"/>
          </w:rPr>
          <w:delText xml:space="preserve"> chromosome 28 </w:delText>
        </w:r>
        <w:r w:rsidR="008731BE" w:rsidDel="005E1E1D">
          <w:rPr>
            <w:color w:val="000000" w:themeColor="text1"/>
          </w:rPr>
          <w:delText xml:space="preserve">of the </w:delText>
        </w:r>
        <w:r w:rsidR="008731BE" w:rsidDel="005E1E1D">
          <w:rPr>
            <w:i/>
            <w:iCs/>
            <w:color w:val="000000" w:themeColor="text1"/>
          </w:rPr>
          <w:delText xml:space="preserve">O. mykiss </w:delText>
        </w:r>
        <w:r w:rsidR="008731BE" w:rsidDel="005E1E1D">
          <w:rPr>
            <w:color w:val="000000" w:themeColor="text1"/>
          </w:rPr>
          <w:delText xml:space="preserve">genome in </w:delText>
        </w:r>
        <w:r w:rsidR="000E08D4" w:rsidDel="005E1E1D">
          <w:rPr>
            <w:color w:val="000000" w:themeColor="text1"/>
          </w:rPr>
          <w:delText xml:space="preserve">the </w:delText>
        </w:r>
        <w:r w:rsidR="000E08D4" w:rsidRPr="005658F7" w:rsidDel="005E1E1D">
          <w:rPr>
            <w:i/>
            <w:iCs/>
            <w:color w:val="000000" w:themeColor="text1"/>
          </w:rPr>
          <w:delText>greb1l-rock1</w:delText>
        </w:r>
      </w:del>
      <w:r w:rsidR="00FB26FE">
        <w:rPr>
          <w:i/>
          <w:iCs/>
          <w:color w:val="000000" w:themeColor="text1"/>
        </w:rPr>
        <w:t xml:space="preserve">. </w:t>
      </w:r>
      <w:r w:rsidR="00FB26FE">
        <w:rPr>
          <w:color w:val="000000" w:themeColor="text1"/>
        </w:rPr>
        <w:t>This</w:t>
      </w:r>
      <w:r w:rsidR="000E08D4">
        <w:rPr>
          <w:color w:val="000000" w:themeColor="text1"/>
        </w:rPr>
        <w:t xml:space="preserve"> </w:t>
      </w:r>
      <w:r w:rsidR="008731BE">
        <w:rPr>
          <w:color w:val="000000" w:themeColor="text1"/>
        </w:rPr>
        <w:t xml:space="preserve">region </w:t>
      </w:r>
      <w:r w:rsidR="00FB26FE">
        <w:rPr>
          <w:color w:val="000000" w:themeColor="text1"/>
        </w:rPr>
        <w:t xml:space="preserve">is </w:t>
      </w:r>
      <w:r w:rsidR="00DC57D5">
        <w:rPr>
          <w:color w:val="000000" w:themeColor="text1"/>
        </w:rPr>
        <w:t>strongly associated</w:t>
      </w:r>
      <w:r>
        <w:rPr>
          <w:color w:val="000000" w:themeColor="text1"/>
        </w:rPr>
        <w:t xml:space="preserve"> with </w:t>
      </w:r>
      <w:r w:rsidR="00FE19B8">
        <w:rPr>
          <w:color w:val="000000" w:themeColor="text1"/>
        </w:rPr>
        <w:t xml:space="preserve">adult </w:t>
      </w:r>
      <w:r w:rsidR="00F50AC3">
        <w:rPr>
          <w:color w:val="000000" w:themeColor="text1"/>
        </w:rPr>
        <w:t xml:space="preserve">migration timing </w:t>
      </w:r>
      <w:r>
        <w:rPr>
          <w:color w:val="000000" w:themeColor="text1"/>
        </w:rPr>
        <w:t xml:space="preserve">across multiple populations </w:t>
      </w:r>
      <w:r>
        <w:rPr>
          <w:color w:val="000000" w:themeColor="text1"/>
        </w:rPr>
        <w:fldChar w:fldCharType="begin">
          <w:fldData xml:space="preserve">PEVuZE5vdGU+PENpdGU+PEF1dGhvcj5QcmluY2U8L0F1dGhvcj48WWVhcj4yMDE3PC9ZZWFyPjxS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</w:fldData>
        </w:fldChar>
      </w:r>
      <w:r w:rsidR="00A55FD1">
        <w:rPr>
          <w:color w:val="000000" w:themeColor="text1"/>
        </w:rPr>
        <w:instrText xml:space="preserve"> ADDIN EN.CITE </w:instrText>
      </w:r>
      <w:r w:rsidR="00A55FD1">
        <w:rPr>
          <w:color w:val="000000" w:themeColor="text1"/>
        </w:rPr>
        <w:fldChar w:fldCharType="begin">
          <w:fldData xml:space="preserve">PEVuZE5vdGU+PENpdGU+PEF1dGhvcj5QcmluY2U8L0F1dGhvcj48WWVhcj4yMDE3PC9ZZWFyPjxS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</w:fldData>
        </w:fldChar>
      </w:r>
      <w:r w:rsidR="00A55FD1">
        <w:rPr>
          <w:color w:val="000000" w:themeColor="text1"/>
        </w:rPr>
        <w:instrText xml:space="preserve"> ADDIN EN.CITE.DATA </w:instrText>
      </w:r>
      <w:r w:rsidR="00A55FD1">
        <w:rPr>
          <w:color w:val="000000" w:themeColor="text1"/>
        </w:rPr>
      </w:r>
      <w:r w:rsidR="00A55FD1">
        <w:rPr>
          <w:color w:val="000000" w:themeColor="text1"/>
        </w:rPr>
        <w:fldChar w:fldCharType="end"/>
      </w:r>
      <w:r>
        <w:rPr>
          <w:color w:val="000000" w:themeColor="text1"/>
        </w:rPr>
      </w:r>
      <w:r>
        <w:rPr>
          <w:color w:val="000000" w:themeColor="text1"/>
        </w:rPr>
        <w:fldChar w:fldCharType="separate"/>
      </w:r>
      <w:r w:rsidR="00A55FD1">
        <w:rPr>
          <w:noProof/>
          <w:color w:val="000000" w:themeColor="text1"/>
        </w:rPr>
        <w:t>(Hess et al. 2016; Prince et al. 2017; Micheletti et al. 2018a; Collins et al. 2020)</w:t>
      </w:r>
      <w:r>
        <w:rPr>
          <w:color w:val="000000" w:themeColor="text1"/>
        </w:rPr>
        <w:fldChar w:fldCharType="end"/>
      </w:r>
      <w:r>
        <w:rPr>
          <w:color w:val="000000" w:themeColor="text1"/>
        </w:rPr>
        <w:t xml:space="preserve">. </w:t>
      </w:r>
      <w:r w:rsidR="00E445E0">
        <w:rPr>
          <w:color w:val="000000" w:themeColor="text1"/>
        </w:rPr>
        <w:t xml:space="preserve">Markers that </w:t>
      </w:r>
      <w:r w:rsidR="00E445E0" w:rsidRPr="006610ED">
        <w:rPr>
          <w:color w:val="000000" w:themeColor="text1"/>
          <w:highlight w:val="yellow"/>
          <w:rPrChange w:id="61" w:author="Kathleen O'Malley" w:date="2023-05-31T09:37:00Z">
            <w:rPr>
              <w:color w:val="000000" w:themeColor="text1"/>
            </w:rPr>
          </w:rPrChange>
        </w:rPr>
        <w:t xml:space="preserve">passed all </w:t>
      </w:r>
      <w:r w:rsidR="00561978" w:rsidRPr="006610ED">
        <w:rPr>
          <w:color w:val="000000" w:themeColor="text1"/>
          <w:highlight w:val="yellow"/>
          <w:rPrChange w:id="62" w:author="Kathleen O'Malley" w:date="2023-05-31T09:37:00Z">
            <w:rPr>
              <w:color w:val="000000" w:themeColor="text1"/>
            </w:rPr>
          </w:rPrChange>
        </w:rPr>
        <w:t xml:space="preserve">genotype quality </w:t>
      </w:r>
      <w:r w:rsidR="00E445E0" w:rsidRPr="006610ED">
        <w:rPr>
          <w:color w:val="000000" w:themeColor="text1"/>
          <w:highlight w:val="yellow"/>
          <w:rPrChange w:id="63" w:author="Kathleen O'Malley" w:date="2023-05-31T09:37:00Z">
            <w:rPr>
              <w:color w:val="000000" w:themeColor="text1"/>
            </w:rPr>
          </w:rPrChange>
        </w:rPr>
        <w:lastRenderedPageBreak/>
        <w:t>filtering steps</w:t>
      </w:r>
      <w:r w:rsidR="00E445E0">
        <w:rPr>
          <w:color w:val="000000" w:themeColor="text1"/>
        </w:rPr>
        <w:t xml:space="preserve"> and were included in either the neutral or migration timing dataset are noted in </w:t>
      </w:r>
      <w:r w:rsidR="004D499E">
        <w:rPr>
          <w:color w:val="000000" w:themeColor="text1"/>
        </w:rPr>
        <w:t>Online Resource 4.</w:t>
      </w:r>
    </w:p>
    <w:p w14:paraId="32467DDF" w14:textId="4E479B96" w:rsidR="00F105B4" w:rsidRDefault="00F105B4" w:rsidP="0070179E">
      <w:pPr>
        <w:spacing w:line="480" w:lineRule="auto"/>
        <w:rPr>
          <w:i/>
          <w:iCs/>
        </w:rPr>
      </w:pPr>
    </w:p>
    <w:p w14:paraId="048DFD46" w14:textId="1A82C369" w:rsidR="0070179E" w:rsidRPr="00082B9E" w:rsidRDefault="008F1DF6" w:rsidP="0070179E">
      <w:pPr>
        <w:spacing w:line="480" w:lineRule="auto"/>
        <w:rPr>
          <w:u w:val="single"/>
        </w:rPr>
      </w:pPr>
      <w:r>
        <w:rPr>
          <w:u w:val="single"/>
        </w:rPr>
        <w:t xml:space="preserve">Genetic </w:t>
      </w:r>
      <w:r w:rsidR="0070179E" w:rsidRPr="00082B9E">
        <w:rPr>
          <w:u w:val="single"/>
        </w:rPr>
        <w:t>Diversity</w:t>
      </w:r>
    </w:p>
    <w:p w14:paraId="655F7F06" w14:textId="12E86D92" w:rsidR="00C006DB" w:rsidRPr="00EC25A7" w:rsidRDefault="00C006DB" w:rsidP="0070179E">
      <w:pPr>
        <w:spacing w:line="480" w:lineRule="auto"/>
      </w:pPr>
      <w:r>
        <w:tab/>
        <w:t xml:space="preserve">We </w:t>
      </w:r>
      <w:r w:rsidR="00E6631A">
        <w:t>calculated</w:t>
      </w:r>
      <w:r>
        <w:t xml:space="preserve"> per-</w:t>
      </w:r>
      <w:r w:rsidR="007C4DB4">
        <w:t xml:space="preserve">marker </w:t>
      </w:r>
      <w:r w:rsidR="00E6631A">
        <w:t xml:space="preserve">and average observed and expected </w:t>
      </w:r>
      <w:r>
        <w:t>heterozygosity</w:t>
      </w:r>
      <w:r w:rsidR="007C4DB4">
        <w:t xml:space="preserve"> </w:t>
      </w:r>
      <w:r w:rsidR="00E445E0">
        <w:t>at</w:t>
      </w:r>
      <w:r w:rsidR="007C4DB4">
        <w:t xml:space="preserve"> </w:t>
      </w:r>
      <w:r w:rsidR="00E445E0">
        <w:t xml:space="preserve">both </w:t>
      </w:r>
      <w:r w:rsidR="007C4DB4">
        <w:t xml:space="preserve">the </w:t>
      </w:r>
      <w:r w:rsidR="00E445E0">
        <w:t xml:space="preserve">neutral and migration timing </w:t>
      </w:r>
      <w:r w:rsidR="007C4DB4">
        <w:t>dataset</w:t>
      </w:r>
      <w:r w:rsidR="00E445E0">
        <w:t>s</w:t>
      </w:r>
      <w:r>
        <w:t xml:space="preserve"> using </w:t>
      </w:r>
      <w:proofErr w:type="spellStart"/>
      <w:r w:rsidRPr="00C006DB">
        <w:rPr>
          <w:i/>
          <w:iCs/>
        </w:rPr>
        <w:t>adegenet</w:t>
      </w:r>
      <w:proofErr w:type="spellEnd"/>
      <w:r>
        <w:t xml:space="preserve"> </w:t>
      </w:r>
      <w:r>
        <w:fldChar w:fldCharType="begin"/>
      </w:r>
      <w:r w:rsidR="00C77A8F">
        <w:instrText xml:space="preserve"> ADDIN EN.CITE &lt;EndNote&gt;&lt;Cite&gt;&lt;Author&gt;Jombart&lt;/Author&gt;&lt;Year&gt;2011&lt;/Year&gt;&lt;RecNum&gt;1404&lt;/RecNum&gt;&lt;DisplayText&gt;(Jombart and Ahmed 2011)&lt;/DisplayText&gt;&lt;record&gt;&lt;rec-number&gt;1404&lt;/rec-number&gt;&lt;foreign-keys&gt;&lt;key app="EN" db-id="fstdwt0t3xzrskewzvmxpsf80xx25990rfrd" timestamp="1602715440"&gt;1404&lt;/key&gt;&lt;/foreign-keys&gt;&lt;ref-type name="Journal Article"&gt;17&lt;/ref-type&gt;&lt;contributors&gt;&lt;authors&gt;&lt;author&gt;Jombart, Thibaut&lt;/author&gt;&lt;author&gt;Ahmed, Ismaïl&lt;/author&gt;&lt;/authors&gt;&lt;/contributors&gt;&lt;titles&gt;&lt;title&gt;adegenet 1.3-1: new tools for the analysis of genome-wide SNP data&lt;/title&gt;&lt;secondary-title&gt;Bioinformatics&lt;/secondary-title&gt;&lt;/titles&gt;&lt;periodical&gt;&lt;full-title&gt;Bioinformatics&lt;/full-title&gt;&lt;/periodical&gt;&lt;pages&gt;3070-3071&lt;/pages&gt;&lt;volume&gt;27&lt;/volume&gt;&lt;number&gt;21&lt;/number&gt;&lt;dates&gt;&lt;year&gt;2011&lt;/year&gt;&lt;/dates&gt;&lt;isbn&gt;1367-4803&lt;/isbn&gt;&lt;urls&gt;&lt;related-urls&gt;&lt;url&gt;https://doi.org/10.1093/bioinformatics/btr521&lt;/url&gt;&lt;/related-urls&gt;&lt;/urls&gt;&lt;electronic-resource-num&gt;10.1093/bioinformatics/btr521&lt;/electronic-resource-num&gt;&lt;access-date&gt;10/14/2020&lt;/access-date&gt;&lt;/record&gt;&lt;/Cite&gt;&lt;/EndNote&gt;</w:instrText>
      </w:r>
      <w:r>
        <w:fldChar w:fldCharType="separate"/>
      </w:r>
      <w:r w:rsidR="00C77A8F">
        <w:rPr>
          <w:noProof/>
        </w:rPr>
        <w:t>(Jombart and Ahmed 2011)</w:t>
      </w:r>
      <w:r>
        <w:fldChar w:fldCharType="end"/>
      </w:r>
      <w:r>
        <w:t xml:space="preserve">. </w:t>
      </w:r>
      <w:r w:rsidR="00EC25A7">
        <w:t xml:space="preserve">Hardy-Weinberg </w:t>
      </w:r>
      <w:r w:rsidR="00CE0421">
        <w:t>proportion</w:t>
      </w:r>
      <w:r w:rsidR="00187487">
        <w:t xml:space="preserve"> </w:t>
      </w:r>
      <w:r w:rsidR="00EC25A7">
        <w:t xml:space="preserve">significance testing </w:t>
      </w:r>
      <w:r w:rsidR="00C17E2A">
        <w:t xml:space="preserve">at individual markers </w:t>
      </w:r>
      <w:r w:rsidR="00EC25A7">
        <w:t xml:space="preserve">was conducted using </w:t>
      </w:r>
      <w:proofErr w:type="spellStart"/>
      <w:r w:rsidR="00EC25A7">
        <w:rPr>
          <w:i/>
          <w:iCs/>
        </w:rPr>
        <w:t>pegas</w:t>
      </w:r>
      <w:proofErr w:type="spellEnd"/>
      <w:r w:rsidR="00EC25A7">
        <w:rPr>
          <w:i/>
          <w:iCs/>
        </w:rPr>
        <w:t xml:space="preserve"> </w:t>
      </w:r>
      <w:r w:rsidR="00EC25A7" w:rsidRPr="00EC25A7">
        <w:fldChar w:fldCharType="begin"/>
      </w:r>
      <w:r w:rsidR="008B76A2">
        <w:instrText xml:space="preserve"> ADDIN EN.CITE &lt;EndNote&gt;&lt;Cite&gt;&lt;Author&gt;Paradis&lt;/Author&gt;&lt;Year&gt;2010&lt;/Year&gt;&lt;RecNum&gt;1405&lt;/RecNum&gt;&lt;DisplayText&gt;(Paradis 2010)&lt;/DisplayText&gt;&lt;record&gt;&lt;rec-number&gt;1405&lt;/rec-number&gt;&lt;foreign-keys&gt;&lt;key app="EN" db-id="fstdwt0t3xzrskewzvmxpsf80xx25990rfrd" timestamp="1602715746"&gt;1405&lt;/key&gt;&lt;/foreign-keys&gt;&lt;ref-type name="Journal Article"&gt;17&lt;/ref-type&gt;&lt;contributors&gt;&lt;authors&gt;&lt;author&gt;Paradis, Emmanuel&lt;/author&gt;&lt;/authors&gt;&lt;/contributors&gt;&lt;titles&gt;&lt;title&gt;pegas: an R package for population genetics with an integrated–modular approach&lt;/title&gt;&lt;secondary-title&gt;Bioinformatics&lt;/secondary-title&gt;&lt;/titles&gt;&lt;periodical&gt;&lt;full-title&gt;Bioinformatics&lt;/full-title&gt;&lt;/periodical&gt;&lt;pages&gt;419-420&lt;/pages&gt;&lt;volume&gt;26&lt;/volume&gt;&lt;number&gt;3&lt;/number&gt;&lt;dates&gt;&lt;year&gt;2010&lt;/year&gt;&lt;/dates&gt;&lt;isbn&gt;1460-2059&lt;/isbn&gt;&lt;urls&gt;&lt;/urls&gt;&lt;/record&gt;&lt;/Cite&gt;&lt;/EndNote&gt;</w:instrText>
      </w:r>
      <w:r w:rsidR="00EC25A7" w:rsidRPr="00EC25A7">
        <w:fldChar w:fldCharType="separate"/>
      </w:r>
      <w:r w:rsidR="008B76A2">
        <w:rPr>
          <w:noProof/>
        </w:rPr>
        <w:t>(Paradis 2010)</w:t>
      </w:r>
      <w:r w:rsidR="00EC25A7" w:rsidRPr="00EC25A7">
        <w:fldChar w:fldCharType="end"/>
      </w:r>
      <w:r w:rsidR="00EC25A7" w:rsidRPr="00EC25A7">
        <w:t>.</w:t>
      </w:r>
      <w:r w:rsidR="00EC25A7">
        <w:t xml:space="preserve"> </w:t>
      </w:r>
      <w:r w:rsidR="00E6631A">
        <w:t xml:space="preserve">We used </w:t>
      </w:r>
      <w:r w:rsidR="00E6631A" w:rsidRPr="00E6631A">
        <w:rPr>
          <w:rFonts w:ascii="Calibri" w:hAnsi="Calibri" w:cs="Calibri"/>
        </w:rPr>
        <w:t>﻿</w:t>
      </w:r>
      <w:r w:rsidR="00E6631A" w:rsidRPr="00E6631A">
        <w:t xml:space="preserve">an exact test based on </w:t>
      </w:r>
      <w:r w:rsidR="00E6631A">
        <w:t xml:space="preserve">1000 </w:t>
      </w:r>
      <w:r w:rsidR="00E6631A" w:rsidRPr="00E6631A">
        <w:t>Monte Carlo permutations</w:t>
      </w:r>
      <w:r w:rsidR="00E6631A">
        <w:t>, and corrected the resulting p-values for multiple comparisons using the FDR.</w:t>
      </w:r>
    </w:p>
    <w:p w14:paraId="40473C5B" w14:textId="77777777" w:rsidR="00C006DB" w:rsidRDefault="00C006DB" w:rsidP="0070179E">
      <w:pPr>
        <w:spacing w:line="480" w:lineRule="auto"/>
      </w:pPr>
    </w:p>
    <w:p w14:paraId="0CEC7035" w14:textId="4ABE1BA5" w:rsidR="004E3A99" w:rsidRPr="00082B9E" w:rsidRDefault="00082B9E" w:rsidP="0070179E">
      <w:pPr>
        <w:spacing w:line="480" w:lineRule="auto"/>
        <w:rPr>
          <w:u w:val="single"/>
        </w:rPr>
      </w:pPr>
      <w:r w:rsidRPr="00082B9E">
        <w:rPr>
          <w:u w:val="single"/>
        </w:rPr>
        <w:t xml:space="preserve">Genetic </w:t>
      </w:r>
      <w:r w:rsidR="00C006DB" w:rsidRPr="00082B9E">
        <w:rPr>
          <w:u w:val="single"/>
        </w:rPr>
        <w:t>Structure</w:t>
      </w:r>
      <w:r w:rsidR="00AD49EB">
        <w:rPr>
          <w:u w:val="single"/>
        </w:rPr>
        <w:t xml:space="preserve"> and Classification</w:t>
      </w:r>
    </w:p>
    <w:p w14:paraId="5EB89786" w14:textId="007EB279" w:rsidR="005658F7" w:rsidRDefault="00C17E2A" w:rsidP="00561978">
      <w:pPr>
        <w:spacing w:line="480" w:lineRule="auto"/>
        <w:ind w:firstLine="720"/>
      </w:pPr>
      <w:r>
        <w:t xml:space="preserve">We </w:t>
      </w:r>
      <w:r w:rsidR="00561978">
        <w:t>ran</w:t>
      </w:r>
      <w:r>
        <w:t xml:space="preserve"> </w:t>
      </w:r>
      <w:r w:rsidR="00E6631A">
        <w:t xml:space="preserve">STRUCTURE </w:t>
      </w:r>
      <w:r>
        <w:fldChar w:fldCharType="begin"/>
      </w:r>
      <w:r>
        <w:instrText xml:space="preserve"> ADDIN EN.CITE &lt;EndNote&gt;&lt;Cite&gt;&lt;Author&gt;Falush&lt;/Author&gt;&lt;Year&gt;2003&lt;/Year&gt;&lt;RecNum&gt;488&lt;/RecNum&gt;&lt;DisplayText&gt;(Falush et al. 2003)&lt;/DisplayText&gt;&lt;record&gt;&lt;rec-number&gt;488&lt;/rec-number&gt;&lt;foreign-keys&gt;&lt;key app="EN" db-id="fstdwt0t3xzrskewzvmxpsf80xx25990rfrd" timestamp="1469166686"&gt;488&lt;/key&gt;&lt;/foreign-keys&gt;&lt;ref-type name="Journal Article"&gt;17&lt;/ref-type&gt;&lt;contributors&gt;&lt;authors&gt;&lt;author&gt;Falush, Daniel&lt;/author&gt;&lt;author&gt;Stephens, Matthew&lt;/author&gt;&lt;author&gt;Pritchard, Jonathan K&lt;/author&gt;&lt;/authors&gt;&lt;/contributors&gt;&lt;titles&gt;&lt;title&gt;Inference of population structure using multilocus genotype data: linked loci and correlated allele frequencies&lt;/title&gt;&lt;secondary-title&gt;Genetics&lt;/secondary-title&gt;&lt;/titles&gt;&lt;periodical&gt;&lt;full-title&gt;Genetics&lt;/full-title&gt;&lt;/periodical&gt;&lt;pages&gt;1567-1587&lt;/pages&gt;&lt;volume&gt;164&lt;/volume&gt;&lt;number&gt;4&lt;/number&gt;&lt;dates&gt;&lt;year&gt;2003&lt;/year&gt;&lt;/dates&gt;&lt;isbn&gt;0016-6731&lt;/isbn&gt;&lt;urls&gt;&lt;/urls&gt;&lt;/record&gt;&lt;/Cite&gt;&lt;/EndNote&gt;</w:instrText>
      </w:r>
      <w:r>
        <w:fldChar w:fldCharType="separate"/>
      </w:r>
      <w:r>
        <w:rPr>
          <w:noProof/>
        </w:rPr>
        <w:t>(Falush et al. 2003)</w:t>
      </w:r>
      <w:r>
        <w:fldChar w:fldCharType="end"/>
      </w:r>
      <w:r>
        <w:t xml:space="preserve"> </w:t>
      </w:r>
      <w:r w:rsidR="00561978">
        <w:t xml:space="preserve">on the neutral dataset </w:t>
      </w:r>
      <w:r>
        <w:t>with</w:t>
      </w:r>
      <w:r w:rsidR="00E6631A">
        <w:t xml:space="preserve"> an admixture model</w:t>
      </w:r>
      <w:r>
        <w:t>,</w:t>
      </w:r>
      <w:r w:rsidR="00E6631A">
        <w:t xml:space="preserve"> correlated allele frequency, a burn-in of 10,000 iterations, followed by 20,000 iterations and conducted 10 replicates for one to five putative ancestral genetic clusters (</w:t>
      </w:r>
      <w:r w:rsidR="00E6631A">
        <w:rPr>
          <w:i/>
          <w:iCs/>
        </w:rPr>
        <w:t>k</w:t>
      </w:r>
      <w:r w:rsidR="00E6631A">
        <w:t xml:space="preserve">). </w:t>
      </w:r>
      <w:r w:rsidRPr="009C0E1A">
        <w:t xml:space="preserve">We estimated best </w:t>
      </w:r>
      <w:r w:rsidRPr="00C17E2A">
        <w:rPr>
          <w:i/>
          <w:iCs/>
        </w:rPr>
        <w:t>k</w:t>
      </w:r>
      <w:r w:rsidRPr="009C0E1A">
        <w:t xml:space="preserve"> using the ∆K method of </w:t>
      </w:r>
      <w:proofErr w:type="spellStart"/>
      <w:r w:rsidRPr="009C0E1A">
        <w:t>Evanno</w:t>
      </w:r>
      <w:proofErr w:type="spellEnd"/>
      <w:r>
        <w:t xml:space="preserve"> </w:t>
      </w:r>
      <w:r>
        <w:fldChar w:fldCharType="begin"/>
      </w:r>
      <w:r>
        <w:instrText xml:space="preserve"> ADDIN EN.CITE &lt;EndNote&gt;&lt;Cite&gt;&lt;Author&gt;Evanno&lt;/Author&gt;&lt;Year&gt;2005&lt;/Year&gt;&lt;RecNum&gt;490&lt;/RecNum&gt;&lt;DisplayText&gt;(Evanno et al. 2005)&lt;/DisplayText&gt;&lt;record&gt;&lt;rec-number&gt;490&lt;/rec-number&gt;&lt;foreign-keys&gt;&lt;key app="EN" db-id="fstdwt0t3xzrskewzvmxpsf80xx25990rfrd" timestamp="1469166686"&gt;490&lt;/key&gt;&lt;/foreign-keys&gt;&lt;ref-type name="Journal Article"&gt;17&lt;/ref-type&gt;&lt;contributors&gt;&lt;authors&gt;&lt;author&gt;Evanno, Guillaume&lt;/author&gt;&lt;author&gt;Regnaut, Sebastien&lt;/author&gt;&lt;author&gt;Goudet, Jérôme&lt;/author&gt;&lt;/authors&gt;&lt;/contributors&gt;&lt;titles&gt;&lt;title&gt;Detecting the number of clusters of individuals using the software STRUCTURE: a simulation study&lt;/title&gt;&lt;secondary-title&gt;Mol Ecol&lt;/secondary-title&gt;&lt;/titles&gt;&lt;periodical&gt;&lt;full-title&gt;Mol Ecol&lt;/full-title&gt;&lt;/periodical&gt;&lt;pages&gt;2611-2620&lt;/pages&gt;&lt;volume&gt;14&lt;/volume&gt;&lt;number&gt;8&lt;/number&gt;&lt;dates&gt;&lt;year&gt;2005&lt;/year&gt;&lt;/dates&gt;&lt;isbn&gt;1365-294X&lt;/isbn&gt;&lt;urls&gt;&lt;/urls&gt;&lt;/record&gt;&lt;/Cite&gt;&lt;/EndNote&gt;</w:instrText>
      </w:r>
      <w:r>
        <w:fldChar w:fldCharType="separate"/>
      </w:r>
      <w:r>
        <w:rPr>
          <w:noProof/>
        </w:rPr>
        <w:t>(Evanno et al. 2005)</w:t>
      </w:r>
      <w:r>
        <w:fldChar w:fldCharType="end"/>
      </w:r>
      <w:r>
        <w:t xml:space="preserve">. However, given the potentially low level of differentiation in our dataset and uneven sampling, we considered STRUCTURE output across multiple </w:t>
      </w:r>
      <w:r>
        <w:rPr>
          <w:i/>
          <w:iCs/>
        </w:rPr>
        <w:t>k</w:t>
      </w:r>
      <w:r>
        <w:t xml:space="preserve"> as potentially biologically meaningful and included these results </w:t>
      </w:r>
      <w:r>
        <w:fldChar w:fldCharType="begin">
          <w:fldData xml:space="preserve">PEVuZE5vdGU+PENpdGU+PEF1dGhvcj5DdWxsaW5naGFtPC9BdXRob3I+PFllYXI+MjAyMDwvWWVh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</w:fldData>
        </w:fldChar>
      </w:r>
      <w:r>
        <w:instrText xml:space="preserve"> ADDIN EN.CITE </w:instrText>
      </w:r>
      <w:r>
        <w:fldChar w:fldCharType="begin">
          <w:fldData xml:space="preserve">PEVuZE5vdGU+PENpdGU+PEF1dGhvcj5DdWxsaW5naGFtPC9BdXRob3I+PFllYXI+MjAyMDwvWWVh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</w:fldData>
        </w:fldChar>
      </w:r>
      <w:r>
        <w:instrText xml:space="preserve"> ADDIN EN.CITE.DATA </w:instrText>
      </w:r>
      <w:r>
        <w:fldChar w:fldCharType="end"/>
      </w:r>
      <w:r>
        <w:fldChar w:fldCharType="separate"/>
      </w:r>
      <w:r>
        <w:rPr>
          <w:noProof/>
        </w:rPr>
        <w:t>(Cullingham et al. 2020; Stankiewicz et al. 2021)</w:t>
      </w:r>
      <w:r>
        <w:fldChar w:fldCharType="end"/>
      </w:r>
      <w:r>
        <w:t>.</w:t>
      </w:r>
      <w:r w:rsidRPr="001C3FA8">
        <w:t xml:space="preserve"> </w:t>
      </w:r>
      <w:r w:rsidR="00E6631A" w:rsidRPr="008647AA">
        <w:t xml:space="preserve">Replicate results within each </w:t>
      </w:r>
      <w:r w:rsidR="00E6631A">
        <w:rPr>
          <w:i/>
          <w:iCs/>
        </w:rPr>
        <w:t>k</w:t>
      </w:r>
      <w:r w:rsidR="00E6631A" w:rsidRPr="008647AA">
        <w:t xml:space="preserve"> were c</w:t>
      </w:r>
      <w:r w:rsidR="00E6631A">
        <w:t xml:space="preserve">ombined </w:t>
      </w:r>
      <w:r w:rsidR="00E6631A" w:rsidRPr="008647AA">
        <w:t xml:space="preserve">using the </w:t>
      </w:r>
      <w:proofErr w:type="spellStart"/>
      <w:r w:rsidR="00E6631A" w:rsidRPr="008647AA">
        <w:t>clumpak</w:t>
      </w:r>
      <w:proofErr w:type="spellEnd"/>
      <w:r w:rsidR="00E6631A" w:rsidRPr="008647AA">
        <w:t xml:space="preserve"> algorithm </w:t>
      </w:r>
      <w:r w:rsidR="00E6631A">
        <w:fldChar w:fldCharType="begin"/>
      </w:r>
      <w:r w:rsidR="00794D64">
        <w:instrText xml:space="preserve"> ADDIN EN.CITE &lt;EndNote&gt;&lt;Cite&gt;&lt;Author&gt;Kopelman&lt;/Author&gt;&lt;Year&gt;2015&lt;/Year&gt;&lt;RecNum&gt;491&lt;/RecNum&gt;&lt;DisplayText&gt;(Kopelman et al. 2015)&lt;/DisplayText&gt;&lt;record&gt;&lt;rec-number&gt;491&lt;/rec-number&gt;&lt;foreign-keys&gt;&lt;key app="EN" db-id="fstdwt0t3xzrskewzvmxpsf80xx25990rfrd" timestamp="1469166687"&gt;491&lt;/key&gt;&lt;/foreign-keys&gt;&lt;ref-type name="Journal Article"&gt;17&lt;/ref-type&gt;&lt;contributors&gt;&lt;authors&gt;&lt;author&gt;Kopelman, Naama M&lt;/author&gt;&lt;author&gt;Mayzel, Jonathan&lt;/author&gt;&lt;author&gt;Jakobsson, Mattias&lt;/author&gt;&lt;author&gt;Rosenberg, Noah A&lt;/author&gt;&lt;author&gt;Mayrose, Itay&lt;/author&gt;&lt;/authors&gt;&lt;/contributors&gt;&lt;titles&gt;&lt;title&gt;CLUMPAK: a program for identifying clustering modes and packaging population structure inferences across K&lt;/title&gt;&lt;secondary-title&gt;Molecular ecology resources&lt;/secondary-title&gt;&lt;/titles&gt;&lt;periodical&gt;&lt;full-title&gt;Molecular Ecology Resources&lt;/full-title&gt;&lt;/periodical&gt;&lt;dates&gt;&lt;year&gt;2015&lt;/year&gt;&lt;/dates&gt;&lt;isbn&gt;1755-0998&lt;/isbn&gt;&lt;urls&gt;&lt;/urls&gt;&lt;/record&gt;&lt;/Cite&gt;&lt;/EndNote&gt;</w:instrText>
      </w:r>
      <w:r w:rsidR="00E6631A">
        <w:fldChar w:fldCharType="separate"/>
      </w:r>
      <w:r w:rsidR="00794D64">
        <w:rPr>
          <w:noProof/>
        </w:rPr>
        <w:t>(Kopelman et al. 2015)</w:t>
      </w:r>
      <w:r w:rsidR="00E6631A">
        <w:fldChar w:fldCharType="end"/>
      </w:r>
      <w:r w:rsidR="00E6631A">
        <w:t xml:space="preserve"> </w:t>
      </w:r>
      <w:r w:rsidR="00E6631A" w:rsidRPr="008647AA">
        <w:t xml:space="preserve">on the </w:t>
      </w:r>
      <w:proofErr w:type="spellStart"/>
      <w:r w:rsidR="00E6631A" w:rsidRPr="008647AA">
        <w:t>clumpak</w:t>
      </w:r>
      <w:proofErr w:type="spellEnd"/>
      <w:r w:rsidR="00E6631A" w:rsidRPr="008647AA">
        <w:t xml:space="preserve"> webserver</w:t>
      </w:r>
      <w:r w:rsidR="00E6631A">
        <w:t xml:space="preserve">. We conducted </w:t>
      </w:r>
      <w:r>
        <w:t>principal component analysis (</w:t>
      </w:r>
      <w:r w:rsidR="00E6631A">
        <w:t>PCA</w:t>
      </w:r>
      <w:r>
        <w:t>)</w:t>
      </w:r>
      <w:r w:rsidR="00E6631A">
        <w:t xml:space="preserve"> </w:t>
      </w:r>
      <w:r w:rsidR="00561978">
        <w:t xml:space="preserve">on the neutral dataset </w:t>
      </w:r>
      <w:r w:rsidR="00E6631A">
        <w:t xml:space="preserve">using the </w:t>
      </w:r>
      <w:r w:rsidR="00E6631A" w:rsidRPr="008D3C4A">
        <w:rPr>
          <w:i/>
          <w:iCs/>
        </w:rPr>
        <w:t>ade4</w:t>
      </w:r>
      <w:r w:rsidR="00E6631A">
        <w:t xml:space="preserve"> package</w:t>
      </w:r>
      <w:r w:rsidR="00A55FD1">
        <w:t xml:space="preserve"> </w:t>
      </w:r>
      <w:r w:rsidR="00794D64">
        <w:fldChar w:fldCharType="begin"/>
      </w:r>
      <w:r w:rsidR="00C77A8F">
        <w:instrText xml:space="preserve"> ADDIN EN.CITE &lt;EndNote&gt;&lt;Cite&gt;&lt;Author&gt;Thioulouse&lt;/Author&gt;&lt;Year&gt;2007&lt;/Year&gt;&lt;RecNum&gt;1734&lt;/RecNum&gt;&lt;DisplayText&gt;(Thioulouse and Dray 2007)&lt;/DisplayText&gt;&lt;record&gt;&lt;rec-number&gt;1734&lt;/rec-number&gt;&lt;foreign-keys&gt;&lt;key app="EN" db-id="fstdwt0t3xzrskewzvmxpsf80xx25990rfrd" timestamp="1683676824"&gt;1734&lt;/key&gt;&lt;/foreign-keys&gt;&lt;ref-type name="Journal Article"&gt;17&lt;/ref-type&gt;&lt;contributors&gt;&lt;authors&gt;&lt;author&gt;Thioulouse, Jean&lt;/author&gt;&lt;author&gt;Dray, Stéphane&lt;/author&gt;&lt;/authors&gt;&lt;/contributors&gt;&lt;titles&gt;&lt;title&gt;Interactive multivariate data analysis in R with the ade4 and ade4TkGUI packages&lt;/title&gt;&lt;secondary-title&gt;Journal of Statistical Software&lt;/secondary-title&gt;&lt;/titles&gt;&lt;periodical&gt;&lt;full-title&gt;Journal of Statistical Software&lt;/full-title&gt;&lt;/periodical&gt;&lt;pages&gt;1-14&lt;/pages&gt;&lt;volume&gt;22&lt;/volume&gt;&lt;dates&gt;&lt;year&gt;2007&lt;/year&gt;&lt;/dates&gt;&lt;isbn&gt;1548-7660&lt;/isbn&gt;&lt;urls&gt;&lt;/urls&gt;&lt;/record&gt;&lt;/Cite&gt;&lt;/EndNote&gt;</w:instrText>
      </w:r>
      <w:r w:rsidR="00794D64">
        <w:fldChar w:fldCharType="separate"/>
      </w:r>
      <w:r w:rsidR="00C77A8F">
        <w:rPr>
          <w:noProof/>
        </w:rPr>
        <w:t>(Thioulouse and Dray 2007)</w:t>
      </w:r>
      <w:r w:rsidR="00794D64">
        <w:fldChar w:fldCharType="end"/>
      </w:r>
      <w:r w:rsidR="00E6631A">
        <w:t xml:space="preserve">. </w:t>
      </w:r>
      <w:r>
        <w:t>M</w:t>
      </w:r>
      <w:r w:rsidRPr="001C3FA8">
        <w:t>issing data were imputed using mean allele frequency</w:t>
      </w:r>
      <w:r>
        <w:t xml:space="preserve"> prior to ordination. </w:t>
      </w:r>
      <w:r w:rsidR="008F1DF6">
        <w:t>We also</w:t>
      </w:r>
      <w:r w:rsidR="00DA0505">
        <w:t xml:space="preserve"> grouped individuals by phenotype (late-summer, half-pounder, early-summer and winter run), </w:t>
      </w:r>
      <w:r w:rsidR="00A55FD1">
        <w:t xml:space="preserve">then </w:t>
      </w:r>
      <w:r w:rsidR="00DA0505">
        <w:t>e</w:t>
      </w:r>
      <w:r w:rsidR="003151B9">
        <w:t xml:space="preserve">stimated </w:t>
      </w:r>
      <w:r w:rsidR="008F1DF6">
        <w:t xml:space="preserve">pairwise differentiation </w:t>
      </w:r>
      <w:r w:rsidR="00A55FD1">
        <w:t>(F</w:t>
      </w:r>
      <w:r w:rsidR="00A55FD1" w:rsidRPr="00960B7D">
        <w:rPr>
          <w:vertAlign w:val="subscript"/>
        </w:rPr>
        <w:t>ST</w:t>
      </w:r>
      <w:r w:rsidR="00A55FD1">
        <w:t>)</w:t>
      </w:r>
      <w:r w:rsidR="00561978">
        <w:t xml:space="preserve"> between groups</w:t>
      </w:r>
      <w:r w:rsidR="00A55FD1">
        <w:t xml:space="preserve"> using</w:t>
      </w:r>
      <w:r w:rsidR="00F32D04">
        <w:t xml:space="preserve"> </w:t>
      </w:r>
      <w:r w:rsidR="008F1DF6">
        <w:t>Weir and Cockerham</w:t>
      </w:r>
      <w:r w:rsidR="00A55FD1">
        <w:t xml:space="preserve">’s </w:t>
      </w:r>
      <w:r w:rsidR="00A55FD1">
        <w:lastRenderedPageBreak/>
        <w:t>estimator</w:t>
      </w:r>
      <w:r w:rsidR="003151B9">
        <w:t xml:space="preserve"> </w:t>
      </w:r>
      <w:r w:rsidR="00A55FD1">
        <w:fldChar w:fldCharType="begin"/>
      </w:r>
      <w:r w:rsidR="00A55FD1">
        <w:instrText xml:space="preserve"> ADDIN EN.CITE &lt;EndNote&gt;&lt;Cite ExcludeAuth="1"&gt;&lt;Author&gt;Weir&lt;/Author&gt;&lt;Year&gt;1984&lt;/Year&gt;&lt;RecNum&gt;1481&lt;/RecNum&gt;&lt;DisplayText&gt;(1984)&lt;/DisplayText&gt;&lt;record&gt;&lt;rec-number&gt;1481&lt;/rec-number&gt;&lt;foreign-keys&gt;&lt;key app="EN" db-id="fstdwt0t3xzrskewzvmxpsf80xx25990rfrd" timestamp="1608001870"&gt;1481&lt;/key&gt;&lt;/foreign-keys&gt;&lt;ref-type name="Journal Article"&gt;17&lt;/ref-type&gt;&lt;contributors&gt;&lt;authors&gt;&lt;author&gt;Weir, Bruce S&lt;/author&gt;&lt;author&gt;Cockerham, C Clark&lt;/author&gt;&lt;/authors&gt;&lt;/contributors&gt;&lt;titles&gt;&lt;title&gt;Estimating F-statistics for the analysis of population structure&lt;/title&gt;&lt;secondary-title&gt;evolution&lt;/secondary-title&gt;&lt;/titles&gt;&lt;periodical&gt;&lt;full-title&gt;Evolution&lt;/full-title&gt;&lt;/periodical&gt;&lt;pages&gt;1358-1370&lt;/pages&gt;&lt;dates&gt;&lt;year&gt;1984&lt;/year&gt;&lt;/dates&gt;&lt;isbn&gt;0014-3820&lt;/isbn&gt;&lt;urls&gt;&lt;/urls&gt;&lt;/record&gt;&lt;/Cite&gt;&lt;/EndNote&gt;</w:instrText>
      </w:r>
      <w:r w:rsidR="00A55FD1">
        <w:fldChar w:fldCharType="separate"/>
      </w:r>
      <w:r w:rsidR="00A55FD1">
        <w:rPr>
          <w:noProof/>
        </w:rPr>
        <w:t>(1984)</w:t>
      </w:r>
      <w:r w:rsidR="00A55FD1">
        <w:fldChar w:fldCharType="end"/>
      </w:r>
      <w:r w:rsidR="00A55FD1">
        <w:t xml:space="preserve">, </w:t>
      </w:r>
      <w:r w:rsidR="00F32D04">
        <w:t>and calculated other F-statistics</w:t>
      </w:r>
      <w:r w:rsidR="00E445E0">
        <w:t xml:space="preserve"> at both the neutral and migration timing datasets</w:t>
      </w:r>
      <w:r w:rsidR="00DA0505">
        <w:t xml:space="preserve"> </w:t>
      </w:r>
      <w:r w:rsidR="00F32D04">
        <w:t xml:space="preserve">using </w:t>
      </w:r>
      <w:r w:rsidR="00DA0505">
        <w:t xml:space="preserve">the </w:t>
      </w:r>
      <w:proofErr w:type="spellStart"/>
      <w:r w:rsidR="00F32D04" w:rsidRPr="00EC25A7">
        <w:rPr>
          <w:i/>
          <w:iCs/>
        </w:rPr>
        <w:t>hierfstat</w:t>
      </w:r>
      <w:proofErr w:type="spellEnd"/>
      <w:r w:rsidR="00C137F3">
        <w:t xml:space="preserve"> </w:t>
      </w:r>
      <w:r w:rsidR="00DA0505">
        <w:t>package.</w:t>
      </w:r>
    </w:p>
    <w:p w14:paraId="6223A7D2" w14:textId="33AE6C14" w:rsidR="00DA0505" w:rsidRDefault="00703B8C" w:rsidP="00FE136A">
      <w:pPr>
        <w:spacing w:line="480" w:lineRule="auto"/>
        <w:ind w:firstLine="720"/>
      </w:pPr>
      <w:r>
        <w:t>We</w:t>
      </w:r>
      <w:r w:rsidR="00AD49EB">
        <w:t xml:space="preserve"> used </w:t>
      </w:r>
      <w:r w:rsidR="00C66004">
        <w:rPr>
          <w:i/>
          <w:iCs/>
        </w:rPr>
        <w:t xml:space="preserve">a priori </w:t>
      </w:r>
      <w:r w:rsidR="00AD49EB">
        <w:t>DAPC</w:t>
      </w:r>
      <w:r w:rsidR="00C17E2A">
        <w:t xml:space="preserve"> </w:t>
      </w:r>
      <w:r w:rsidR="00AD49EB">
        <w:t>to</w:t>
      </w:r>
      <w:r>
        <w:t xml:space="preserve"> </w:t>
      </w:r>
      <w:r w:rsidR="00AD49EB">
        <w:t>classif</w:t>
      </w:r>
      <w:r w:rsidR="00AB29A4">
        <w:t>y</w:t>
      </w:r>
      <w:r w:rsidR="00AD49EB">
        <w:t xml:space="preserve"> </w:t>
      </w:r>
      <w:r>
        <w:t xml:space="preserve">late-summer run adults and </w:t>
      </w:r>
      <w:r w:rsidRPr="001625DD">
        <w:rPr>
          <w:highlight w:val="yellow"/>
          <w:rPrChange w:id="64" w:author="Kathleen O'Malley" w:date="2023-05-31T09:40:00Z">
            <w:rPr/>
          </w:rPrChange>
        </w:rPr>
        <w:t>half</w:t>
      </w:r>
      <w:r w:rsidR="00967C9C" w:rsidRPr="001625DD">
        <w:rPr>
          <w:highlight w:val="yellow"/>
          <w:rPrChange w:id="65" w:author="Kathleen O'Malley" w:date="2023-05-31T09:40:00Z">
            <w:rPr/>
          </w:rPrChange>
        </w:rPr>
        <w:t xml:space="preserve"> </w:t>
      </w:r>
      <w:r w:rsidRPr="001625DD">
        <w:rPr>
          <w:highlight w:val="yellow"/>
          <w:rPrChange w:id="66" w:author="Kathleen O'Malley" w:date="2023-05-31T09:40:00Z">
            <w:rPr/>
          </w:rPrChange>
        </w:rPr>
        <w:t>pounders</w:t>
      </w:r>
      <w:r>
        <w:t xml:space="preserve"> </w:t>
      </w:r>
      <w:r w:rsidR="005658F7" w:rsidRPr="005909B9">
        <w:t xml:space="preserve">as </w:t>
      </w:r>
      <w:r w:rsidR="005658F7">
        <w:t xml:space="preserve">genetically similar to </w:t>
      </w:r>
      <w:r w:rsidR="005658F7" w:rsidRPr="005909B9">
        <w:t>early</w:t>
      </w:r>
      <w:r w:rsidR="00967C9C">
        <w:t xml:space="preserve"> </w:t>
      </w:r>
      <w:r w:rsidR="005658F7">
        <w:t>migrators,</w:t>
      </w:r>
      <w:r w:rsidR="005658F7" w:rsidRPr="005909B9">
        <w:t xml:space="preserve"> </w:t>
      </w:r>
      <w:r w:rsidR="005658F7">
        <w:t>late</w:t>
      </w:r>
      <w:r w:rsidR="00967C9C">
        <w:t xml:space="preserve"> </w:t>
      </w:r>
      <w:r w:rsidR="005658F7">
        <w:t xml:space="preserve">migrators </w:t>
      </w:r>
      <w:r w:rsidR="005658F7" w:rsidRPr="005909B9">
        <w:t>or unassigned</w:t>
      </w:r>
      <w:r w:rsidR="001502C9">
        <w:t>.</w:t>
      </w:r>
      <w:r>
        <w:t xml:space="preserve"> </w:t>
      </w:r>
      <w:r w:rsidR="00C66004">
        <w:t>W</w:t>
      </w:r>
      <w:r w:rsidR="00AB29A4">
        <w:t xml:space="preserve">e </w:t>
      </w:r>
      <w:r w:rsidR="00C17E2A">
        <w:t xml:space="preserve">trained the DAPC </w:t>
      </w:r>
      <w:r w:rsidR="00AB29A4">
        <w:t>us</w:t>
      </w:r>
      <w:r w:rsidR="00C17E2A">
        <w:t>ing</w:t>
      </w:r>
      <w:r w:rsidR="00AB29A4">
        <w:t xml:space="preserve"> only early-summer and winter individuals</w:t>
      </w:r>
      <w:r w:rsidR="00C66004">
        <w:t xml:space="preserve"> </w:t>
      </w:r>
      <w:r w:rsidR="00AB29A4">
        <w:t xml:space="preserve">to </w:t>
      </w:r>
      <w:r w:rsidR="00DA0505">
        <w:t xml:space="preserve">identify a linear combination of alleles in the migration timing dataset </w:t>
      </w:r>
      <w:r w:rsidR="00AB29A4">
        <w:t xml:space="preserve">that strongly </w:t>
      </w:r>
      <w:r w:rsidR="00DA0505">
        <w:t>discriminate</w:t>
      </w:r>
      <w:r w:rsidR="00561978">
        <w:t>d</w:t>
      </w:r>
      <w:r w:rsidR="00DA0505">
        <w:t xml:space="preserve"> between</w:t>
      </w:r>
      <w:r w:rsidR="00AB29A4">
        <w:t xml:space="preserve"> </w:t>
      </w:r>
      <w:r w:rsidR="00C17E2A">
        <w:t>these groups</w:t>
      </w:r>
      <w:r w:rsidR="008B4925">
        <w:t xml:space="preserve"> (LD1)</w:t>
      </w:r>
      <w:r w:rsidR="00C17E2A">
        <w:t>.</w:t>
      </w:r>
      <w:r w:rsidR="00AB29A4">
        <w:t xml:space="preserve"> </w:t>
      </w:r>
      <w:r w:rsidR="00C17E2A">
        <w:t>T</w:t>
      </w:r>
      <w:r w:rsidR="00AB29A4">
        <w:t xml:space="preserve">hen </w:t>
      </w:r>
      <w:r w:rsidR="00C17E2A">
        <w:t xml:space="preserve">we </w:t>
      </w:r>
      <w:r w:rsidR="00AB29A4">
        <w:t xml:space="preserve">assigned </w:t>
      </w:r>
      <w:r w:rsidR="00DA0505">
        <w:t xml:space="preserve">late-summer and half-pounder </w:t>
      </w:r>
      <w:r w:rsidR="00AB29A4">
        <w:t xml:space="preserve">individuals into </w:t>
      </w:r>
      <w:r w:rsidR="00967C9C">
        <w:t xml:space="preserve">bins of </w:t>
      </w:r>
      <w:r w:rsidR="00AB29A4">
        <w:t>early</w:t>
      </w:r>
      <w:r w:rsidR="00967C9C">
        <w:t xml:space="preserve"> </w:t>
      </w:r>
      <w:r w:rsidR="005658F7">
        <w:t>migrator</w:t>
      </w:r>
      <w:r w:rsidR="00967C9C">
        <w:t>s</w:t>
      </w:r>
      <w:r w:rsidR="00AB29A4">
        <w:t xml:space="preserve">, </w:t>
      </w:r>
      <w:r w:rsidR="005658F7">
        <w:t>late</w:t>
      </w:r>
      <w:r w:rsidR="00967C9C">
        <w:t xml:space="preserve"> </w:t>
      </w:r>
      <w:r w:rsidR="005658F7">
        <w:t>migrator</w:t>
      </w:r>
      <w:r w:rsidR="00967C9C">
        <w:t>s</w:t>
      </w:r>
      <w:r w:rsidR="00AB29A4">
        <w:t xml:space="preserve"> or unassigned on the basis </w:t>
      </w:r>
      <w:r w:rsidR="00C17E2A">
        <w:t>of their individual scores along LD1.</w:t>
      </w:r>
      <w:r w:rsidR="00DB329A">
        <w:t xml:space="preserve"> </w:t>
      </w:r>
      <w:r w:rsidR="00C66004">
        <w:t>The number of retained principal components was chosen using cross validation</w:t>
      </w:r>
      <w:r w:rsidR="008252E5">
        <w:t xml:space="preserve"> with 100 replicates at each PC and 9:1 ratio of training to test datasets. </w:t>
      </w:r>
      <w:r w:rsidR="00DB329A">
        <w:t xml:space="preserve">Bins for assignment were bounded by the </w:t>
      </w:r>
      <w:r w:rsidR="008252E5">
        <w:t xml:space="preserve">maximum and minimum </w:t>
      </w:r>
      <w:r w:rsidR="00DA0505">
        <w:t xml:space="preserve">observed </w:t>
      </w:r>
      <w:r w:rsidR="008B4925">
        <w:t xml:space="preserve">values </w:t>
      </w:r>
      <w:r w:rsidR="00DA0505">
        <w:t xml:space="preserve">among </w:t>
      </w:r>
      <w:r w:rsidR="009E280D">
        <w:t>the</w:t>
      </w:r>
      <w:r w:rsidR="00DB329A">
        <w:t xml:space="preserve"> early-summer and winter run </w:t>
      </w:r>
      <w:r w:rsidR="003014F1">
        <w:t>collection</w:t>
      </w:r>
      <w:r w:rsidR="00DB329A">
        <w:t>s.</w:t>
      </w:r>
      <w:r w:rsidR="001502C9">
        <w:t xml:space="preserve"> T</w:t>
      </w:r>
      <w:r w:rsidR="00A8261B" w:rsidRPr="00A8261B">
        <w:t>o understand if there was a</w:t>
      </w:r>
      <w:r w:rsidR="00E00880">
        <w:t xml:space="preserve"> </w:t>
      </w:r>
      <w:r w:rsidR="00DB0905">
        <w:t>temporal cline</w:t>
      </w:r>
      <w:r w:rsidR="00E00880">
        <w:t xml:space="preserve"> in </w:t>
      </w:r>
      <w:r w:rsidR="006512E2">
        <w:t>migration timing</w:t>
      </w:r>
      <w:r w:rsidR="00A8261B" w:rsidRPr="00A8261B">
        <w:t xml:space="preserve"> alleles </w:t>
      </w:r>
      <w:r w:rsidR="00317F83">
        <w:t>during the</w:t>
      </w:r>
      <w:r w:rsidR="00317F83" w:rsidRPr="00A8261B">
        <w:t xml:space="preserve"> </w:t>
      </w:r>
      <w:r w:rsidR="00A8261B" w:rsidRPr="00A8261B">
        <w:t>late-summer run</w:t>
      </w:r>
      <w:r w:rsidR="00FE136A">
        <w:t>,</w:t>
      </w:r>
      <w:r w:rsidR="00FE136A" w:rsidRPr="00A8261B">
        <w:t xml:space="preserve"> we fit a linear model of </w:t>
      </w:r>
      <w:r w:rsidR="00FE136A">
        <w:t>J</w:t>
      </w:r>
      <w:r w:rsidR="00FE136A" w:rsidRPr="00A8261B">
        <w:t xml:space="preserve">ulian date of sampling at river kilometer </w:t>
      </w:r>
      <w:r w:rsidR="00FE136A">
        <w:t>13</w:t>
      </w:r>
      <w:r w:rsidR="00FE136A" w:rsidRPr="00A8261B">
        <w:t xml:space="preserve"> to approximate freshwater entry timin</w:t>
      </w:r>
      <w:r w:rsidR="00FE136A">
        <w:t>g. W</w:t>
      </w:r>
      <w:r w:rsidR="00A8261B" w:rsidRPr="00A8261B">
        <w:t xml:space="preserve">e </w:t>
      </w:r>
      <w:r w:rsidR="00FE136A">
        <w:t xml:space="preserve">used </w:t>
      </w:r>
      <w:r w:rsidR="00A8261B" w:rsidRPr="00A8261B">
        <w:t xml:space="preserve">individual score on </w:t>
      </w:r>
      <w:r w:rsidR="008B4925">
        <w:t>LD1</w:t>
      </w:r>
      <w:r w:rsidR="008F1DF6">
        <w:rPr>
          <w:iCs/>
        </w:rPr>
        <w:t xml:space="preserve"> </w:t>
      </w:r>
      <w:r w:rsidR="00A8261B" w:rsidRPr="00DA29E2">
        <w:rPr>
          <w:iCs/>
        </w:rPr>
        <w:t>as</w:t>
      </w:r>
      <w:r w:rsidR="00A8261B" w:rsidRPr="00A8261B">
        <w:t xml:space="preserve"> a fixed effect and sample year as a </w:t>
      </w:r>
      <w:r w:rsidR="00DA0505">
        <w:t>covariate.</w:t>
      </w:r>
      <w:r w:rsidR="007D75AD">
        <w:t xml:space="preserve"> We fit the model</w:t>
      </w:r>
      <w:r w:rsidR="00DA0505">
        <w:rPr>
          <w:i/>
          <w:iCs/>
        </w:rPr>
        <w:t xml:space="preserve">, </w:t>
      </w:r>
      <w:r w:rsidR="00DA0505" w:rsidRPr="00A8261B">
        <w:t>examined residual plots for deviations fro</w:t>
      </w:r>
      <w:r w:rsidR="00DA0505">
        <w:t xml:space="preserve">m </w:t>
      </w:r>
      <w:r w:rsidR="00DA0505" w:rsidRPr="00A8261B">
        <w:t>homoscedasticity or</w:t>
      </w:r>
      <w:r w:rsidR="00DA0505">
        <w:t xml:space="preserve"> </w:t>
      </w:r>
      <w:r w:rsidR="00DA0505" w:rsidRPr="00A8261B">
        <w:t>normality</w:t>
      </w:r>
      <w:r w:rsidR="00FE136A">
        <w:t>,</w:t>
      </w:r>
      <w:r w:rsidR="00DA0505" w:rsidRPr="00A8261B">
        <w:t xml:space="preserve"> and</w:t>
      </w:r>
      <w:r w:rsidR="00DA0505" w:rsidRPr="00DA0505">
        <w:t xml:space="preserve"> evaluated significance of the effect of individual score on sampling date </w:t>
      </w:r>
      <w:r w:rsidR="00DA0505">
        <w:t xml:space="preserve">after controlling for year </w:t>
      </w:r>
      <w:r w:rsidR="00DA0505" w:rsidRPr="00DA0505">
        <w:t>using an F</w:t>
      </w:r>
      <w:r w:rsidR="00DA0505">
        <w:t>-</w:t>
      </w:r>
      <w:r w:rsidR="00DA0505" w:rsidRPr="00DA0505">
        <w:t>test.</w:t>
      </w:r>
    </w:p>
    <w:p w14:paraId="10A0C3E2" w14:textId="77777777" w:rsidR="00A8261B" w:rsidRDefault="00A8261B" w:rsidP="0070179E">
      <w:pPr>
        <w:spacing w:line="480" w:lineRule="auto"/>
      </w:pPr>
    </w:p>
    <w:p w14:paraId="56A341E4" w14:textId="666C9541" w:rsidR="00C006DB" w:rsidRPr="00082B9E" w:rsidRDefault="00C44CD9" w:rsidP="0070179E">
      <w:pPr>
        <w:spacing w:line="480" w:lineRule="auto"/>
        <w:rPr>
          <w:u w:val="single"/>
        </w:rPr>
      </w:pPr>
      <w:r>
        <w:rPr>
          <w:u w:val="single"/>
        </w:rPr>
        <w:t>Migration Timing</w:t>
      </w:r>
      <w:r w:rsidR="00C94691" w:rsidRPr="00082B9E">
        <w:rPr>
          <w:u w:val="single"/>
        </w:rPr>
        <w:t xml:space="preserve"> </w:t>
      </w:r>
      <w:r w:rsidR="00C006DB" w:rsidRPr="00082B9E">
        <w:rPr>
          <w:u w:val="single"/>
        </w:rPr>
        <w:t>Haplotypes</w:t>
      </w:r>
    </w:p>
    <w:p w14:paraId="67444C4C" w14:textId="54017FD9" w:rsidR="00C44CD9" w:rsidRPr="007119AD" w:rsidRDefault="00C94691" w:rsidP="00DA0505">
      <w:pPr>
        <w:spacing w:line="480" w:lineRule="auto"/>
        <w:ind w:firstLine="720"/>
      </w:pPr>
      <w:r>
        <w:t xml:space="preserve">To examine haplotype diversity and structure among our </w:t>
      </w:r>
      <w:r w:rsidR="003014F1">
        <w:t>collection</w:t>
      </w:r>
      <w:r>
        <w:t xml:space="preserve">s at the </w:t>
      </w:r>
      <w:r w:rsidR="005658F7">
        <w:rPr>
          <w:i/>
          <w:iCs/>
        </w:rPr>
        <w:t>greb1l-rock</w:t>
      </w:r>
      <w:r w:rsidR="005658F7" w:rsidRPr="0046337B">
        <w:rPr>
          <w:i/>
          <w:iCs/>
        </w:rPr>
        <w:t>1</w:t>
      </w:r>
      <w:r w:rsidR="005658F7">
        <w:t xml:space="preserve"> </w:t>
      </w:r>
      <w:r w:rsidR="00CE61A3">
        <w:t>region</w:t>
      </w:r>
      <w:r w:rsidR="00F579E5">
        <w:t>,</w:t>
      </w:r>
      <w:r>
        <w:t xml:space="preserve"> </w:t>
      </w:r>
      <w:r w:rsidR="00AC1DAC">
        <w:t>we examined patterns of linkage disequilibrium between markers and</w:t>
      </w:r>
      <w:r>
        <w:t xml:space="preserve"> statistically phased genotypes using </w:t>
      </w:r>
      <w:proofErr w:type="spellStart"/>
      <w:r>
        <w:rPr>
          <w:i/>
          <w:iCs/>
        </w:rPr>
        <w:t>fastPHASE</w:t>
      </w:r>
      <w:proofErr w:type="spellEnd"/>
      <w:r>
        <w:rPr>
          <w:i/>
          <w:iCs/>
        </w:rPr>
        <w:t xml:space="preserve"> </w:t>
      </w:r>
      <w:r>
        <w:t>v1.</w:t>
      </w:r>
      <w:r w:rsidR="009720C2">
        <w:t>4.8</w:t>
      </w:r>
      <w:r>
        <w:t xml:space="preserve"> </w:t>
      </w:r>
      <w:r>
        <w:fldChar w:fldCharType="begin"/>
      </w:r>
      <w:r w:rsidR="00C77A8F">
        <w:instrText xml:space="preserve"> ADDIN EN.CITE &lt;EndNote&gt;&lt;Cite&gt;&lt;Author&gt;Scheet&lt;/Author&gt;&lt;Year&gt;2006&lt;/Year&gt;&lt;RecNum&gt;1407&lt;/RecNum&gt;&lt;DisplayText&gt;(Scheet and Stephens 2006)&lt;/DisplayText&gt;&lt;record&gt;&lt;rec-number&gt;1407&lt;/rec-number&gt;&lt;foreign-keys&gt;&lt;key app="EN" db-id="fstdwt0t3xzrskewzvmxpsf80xx25990rfrd" timestamp="1602720987"&gt;1407&lt;/key&gt;&lt;/foreign-keys&gt;&lt;ref-type name="Journal Article"&gt;17&lt;/ref-type&gt;&lt;contributors&gt;&lt;authors&gt;&lt;author&gt;Scheet, Paul&lt;/author&gt;&lt;author&gt;Stephens, Matthew&lt;/author&gt;&lt;/authors&gt;&lt;/contributors&gt;&lt;titles&gt;&lt;title&gt;A fast and flexible statistical model for large-scale population genotype data: applications to inferring missing genotypes and haplotypic phase&lt;/title&gt;&lt;secondary-title&gt;The American Journal of Human Genetics&lt;/secondary-title&gt;&lt;/titles&gt;&lt;periodical&gt;&lt;full-title&gt;The American Journal of Human Genetics&lt;/full-title&gt;&lt;/periodical&gt;&lt;pages&gt;629-644&lt;/pages&gt;&lt;volume&gt;78&lt;/volume&gt;&lt;number&gt;4&lt;/number&gt;&lt;dates&gt;&lt;year&gt;2006&lt;/year&gt;&lt;/dates&gt;&lt;isbn&gt;0002-9297&lt;/isbn&gt;&lt;urls&gt;&lt;/urls&gt;&lt;/record&gt;&lt;/Cite&gt;&lt;/EndNote&gt;</w:instrText>
      </w:r>
      <w:r>
        <w:fldChar w:fldCharType="separate"/>
      </w:r>
      <w:r w:rsidR="00C77A8F">
        <w:rPr>
          <w:noProof/>
        </w:rPr>
        <w:t>(Scheet and Stephens 2006)</w:t>
      </w:r>
      <w:r>
        <w:fldChar w:fldCharType="end"/>
      </w:r>
      <w:r>
        <w:t xml:space="preserve">. We ran </w:t>
      </w:r>
      <w:proofErr w:type="spellStart"/>
      <w:r w:rsidRPr="00D34328">
        <w:rPr>
          <w:i/>
          <w:iCs/>
        </w:rPr>
        <w:t>fastPHASE</w:t>
      </w:r>
      <w:proofErr w:type="spellEnd"/>
      <w:r w:rsidR="006F3552">
        <w:rPr>
          <w:i/>
          <w:iCs/>
        </w:rPr>
        <w:t xml:space="preserve"> </w:t>
      </w:r>
      <w:r w:rsidR="006F3552">
        <w:t xml:space="preserve">using </w:t>
      </w:r>
      <w:r w:rsidR="006F3552" w:rsidRPr="00C94691">
        <w:t>default setting</w:t>
      </w:r>
      <w:r w:rsidR="006F3552">
        <w:t>s</w:t>
      </w:r>
      <w:r w:rsidRPr="00C94691">
        <w:t xml:space="preserve"> </w:t>
      </w:r>
      <w:r>
        <w:t xml:space="preserve">on genotypes at </w:t>
      </w:r>
      <w:r w:rsidR="00054F77">
        <w:t xml:space="preserve">the </w:t>
      </w:r>
      <w:r w:rsidR="00A849A8">
        <w:t xml:space="preserve">eight </w:t>
      </w:r>
      <w:r w:rsidR="00365BC6">
        <w:t>migration timing</w:t>
      </w:r>
      <w:r w:rsidR="003B44D4">
        <w:t xml:space="preserve"> </w:t>
      </w:r>
      <w:r>
        <w:t xml:space="preserve">markers in </w:t>
      </w:r>
      <w:r w:rsidR="00DA0505">
        <w:t>the migration timing</w:t>
      </w:r>
      <w:r>
        <w:t xml:space="preserve"> dataset </w:t>
      </w:r>
      <w:r w:rsidR="00A849A8">
        <w:t xml:space="preserve">that </w:t>
      </w:r>
      <w:r w:rsidR="00A849A8">
        <w:lastRenderedPageBreak/>
        <w:t>showed strong differences in allele frequency between early-summer and winter run</w:t>
      </w:r>
      <w:r w:rsidR="00E00880">
        <w:t>s</w:t>
      </w:r>
      <w:r>
        <w:t xml:space="preserve">. </w:t>
      </w:r>
      <w:r w:rsidR="009720C2">
        <w:t xml:space="preserve">To visualize the relationships among these </w:t>
      </w:r>
      <w:r w:rsidR="00E00880">
        <w:t xml:space="preserve">inferred </w:t>
      </w:r>
      <w:r w:rsidR="009720C2">
        <w:t>haplotypes, w</w:t>
      </w:r>
      <w:r w:rsidR="009720C2" w:rsidRPr="009720C2">
        <w:t xml:space="preserve">e constructed a haplotype network using </w:t>
      </w:r>
      <w:r w:rsidR="00E00880">
        <w:t>a</w:t>
      </w:r>
      <w:r w:rsidR="009720C2" w:rsidRPr="009720C2">
        <w:t xml:space="preserve"> minimum spanning </w:t>
      </w:r>
      <w:r w:rsidR="009720C2">
        <w:t xml:space="preserve">network </w:t>
      </w:r>
      <w:r w:rsidR="009720C2" w:rsidRPr="009720C2">
        <w:t xml:space="preserve">in </w:t>
      </w:r>
      <w:proofErr w:type="spellStart"/>
      <w:r w:rsidR="009720C2" w:rsidRPr="009720C2">
        <w:t>Popart</w:t>
      </w:r>
      <w:proofErr w:type="spellEnd"/>
      <w:r w:rsidR="009720C2" w:rsidRPr="009720C2">
        <w:t xml:space="preserve"> v1.7</w:t>
      </w:r>
      <w:r w:rsidR="009720C2">
        <w:t xml:space="preserve"> </w:t>
      </w:r>
      <w:r w:rsidR="009720C2">
        <w:fldChar w:fldCharType="begin"/>
      </w:r>
      <w:r w:rsidR="00C77A8F">
        <w:instrText xml:space="preserve"> ADDIN EN.CITE &lt;EndNote&gt;&lt;Cite&gt;&lt;Author&gt;Leigh&lt;/Author&gt;&lt;Year&gt;2015&lt;/Year&gt;&lt;RecNum&gt;1408&lt;/RecNum&gt;&lt;DisplayText&gt;(Leigh and Bryant 2015)&lt;/DisplayText&gt;&lt;record&gt;&lt;rec-number&gt;1408&lt;/rec-number&gt;&lt;foreign-keys&gt;&lt;key app="EN" db-id="fstdwt0t3xzrskewzvmxpsf80xx25990rfrd" timestamp="1602721241"&gt;1408&lt;/key&gt;&lt;/foreign-keys&gt;&lt;ref-type name="Journal Article"&gt;17&lt;/ref-type&gt;&lt;contributors&gt;&lt;authors&gt;&lt;author&gt;Leigh, Jessica W&lt;/author&gt;&lt;author&gt;Bryant, David&lt;/author&gt;&lt;/authors&gt;&lt;/contributors&gt;&lt;titles&gt;&lt;title&gt;POPART: full-feature software for haplotype network construction&lt;/title&gt;&lt;secondary-title&gt;Methods in Ecology and Evolution&lt;/secondary-title&gt;&lt;/titles&gt;&lt;periodical&gt;&lt;full-title&gt;Methods in Ecology and Evolution&lt;/full-title&gt;&lt;/periodical&gt;&lt;pages&gt;1110-1116&lt;/pages&gt;&lt;volume&gt;6&lt;/volume&gt;&lt;number&gt;9&lt;/number&gt;&lt;dates&gt;&lt;year&gt;2015&lt;/year&gt;&lt;/dates&gt;&lt;isbn&gt;2041-210X&lt;/isbn&gt;&lt;urls&gt;&lt;/urls&gt;&lt;/record&gt;&lt;/Cite&gt;&lt;/EndNote&gt;</w:instrText>
      </w:r>
      <w:r w:rsidR="009720C2">
        <w:fldChar w:fldCharType="separate"/>
      </w:r>
      <w:r w:rsidR="00C77A8F">
        <w:rPr>
          <w:noProof/>
        </w:rPr>
        <w:t>(Leigh and Bryant 2015)</w:t>
      </w:r>
      <w:r w:rsidR="009720C2">
        <w:fldChar w:fldCharType="end"/>
      </w:r>
      <w:r w:rsidR="007129D7">
        <w:t>, and</w:t>
      </w:r>
      <w:r w:rsidR="00DA0505">
        <w:t xml:space="preserve"> hierarchically clustered haplotypes</w:t>
      </w:r>
      <w:r w:rsidR="009720C2">
        <w:t xml:space="preserve"> </w:t>
      </w:r>
      <w:r w:rsidR="007129D7">
        <w:t xml:space="preserve">within each of the four phenotypic groups. </w:t>
      </w:r>
    </w:p>
    <w:p w14:paraId="65DB8C24" w14:textId="77777777" w:rsidR="00C44CD9" w:rsidRDefault="00C44CD9">
      <w:pPr>
        <w:rPr>
          <w:b/>
          <w:bCs/>
        </w:rPr>
      </w:pPr>
      <w:r>
        <w:rPr>
          <w:b/>
          <w:bCs/>
        </w:rPr>
        <w:br w:type="page"/>
      </w:r>
    </w:p>
    <w:p w14:paraId="4168C21E" w14:textId="180729CE" w:rsidR="009F267D" w:rsidRDefault="009F267D" w:rsidP="00A90101">
      <w:pPr>
        <w:spacing w:line="480" w:lineRule="auto"/>
        <w:rPr>
          <w:b/>
          <w:bCs/>
        </w:rPr>
      </w:pPr>
      <w:r>
        <w:rPr>
          <w:b/>
          <w:bCs/>
        </w:rPr>
        <w:lastRenderedPageBreak/>
        <w:t>Results</w:t>
      </w:r>
    </w:p>
    <w:p w14:paraId="0D1057EC" w14:textId="774F8F5E" w:rsidR="009F267D" w:rsidRPr="00082B9E" w:rsidRDefault="009F267D" w:rsidP="00A90101">
      <w:pPr>
        <w:spacing w:line="480" w:lineRule="auto"/>
        <w:rPr>
          <w:u w:val="single"/>
        </w:rPr>
      </w:pPr>
      <w:r w:rsidRPr="00082B9E">
        <w:rPr>
          <w:u w:val="single"/>
        </w:rPr>
        <w:t>Genotypes</w:t>
      </w:r>
    </w:p>
    <w:p w14:paraId="423BFCD7" w14:textId="27D46593" w:rsidR="009F267D" w:rsidRDefault="005856AC" w:rsidP="00151B6F">
      <w:pPr>
        <w:spacing w:line="480" w:lineRule="auto"/>
        <w:ind w:firstLine="720"/>
      </w:pPr>
      <w:r>
        <w:t xml:space="preserve">After </w:t>
      </w:r>
      <w:r w:rsidR="00151B6F">
        <w:t>genotype</w:t>
      </w:r>
      <w:r>
        <w:t xml:space="preserve"> quality control, </w:t>
      </w:r>
      <w:r w:rsidR="001502C9">
        <w:t xml:space="preserve">the dataset </w:t>
      </w:r>
      <w:r>
        <w:t>consisted of 1000</w:t>
      </w:r>
      <w:r w:rsidRPr="009F267D">
        <w:t xml:space="preserve"> </w:t>
      </w:r>
      <w:r w:rsidR="002F3CA8">
        <w:t>individuals</w:t>
      </w:r>
      <w:r w:rsidRPr="009F267D">
        <w:t xml:space="preserve"> genotyped at </w:t>
      </w:r>
      <w:r w:rsidR="00514F46">
        <w:t xml:space="preserve">350 </w:t>
      </w:r>
      <w:r w:rsidRPr="009F267D">
        <w:t>markers</w:t>
      </w:r>
      <w:r w:rsidR="00514F46">
        <w:t xml:space="preserve">. </w:t>
      </w:r>
      <w:r w:rsidR="00151B6F">
        <w:t>Median read depth per individual per locus after filtering was 191, and the mean was 328 ± 428 (</w:t>
      </w:r>
      <w:proofErr w:type="spellStart"/>
      <w:r w:rsidR="00151B6F">
        <w:t>s.d.</w:t>
      </w:r>
      <w:proofErr w:type="spellEnd"/>
      <w:r w:rsidR="00151B6F">
        <w:t>).</w:t>
      </w:r>
      <w:r>
        <w:t xml:space="preserve"> </w:t>
      </w:r>
      <w:r w:rsidR="00687FF2">
        <w:t xml:space="preserve">Further detail of filtering results are available in the genotyping notebook (Online Resource 1). </w:t>
      </w:r>
      <w:r w:rsidR="00151B6F">
        <w:t>There were 237 n</w:t>
      </w:r>
      <w:r w:rsidR="00687FF2">
        <w:t xml:space="preserve">eutral </w:t>
      </w:r>
      <w:r w:rsidR="00151B6F">
        <w:t xml:space="preserve">markers after genotype quality control. After </w:t>
      </w:r>
      <w:commentRangeStart w:id="67"/>
      <w:r w:rsidR="00151B6F">
        <w:t>LD</w:t>
      </w:r>
      <w:commentRangeEnd w:id="67"/>
      <w:r w:rsidR="009331E6">
        <w:rPr>
          <w:rStyle w:val="CommentReference"/>
        </w:rPr>
        <w:commentReference w:id="67"/>
      </w:r>
      <w:r w:rsidR="00151B6F">
        <w:t>-thinning</w:t>
      </w:r>
      <w:del w:id="68" w:author="Kathleen O'Malley" w:date="2023-05-31T09:49:00Z">
        <w:r w:rsidR="00151B6F" w:rsidDel="009331E6">
          <w:delText xml:space="preserve"> the</w:delText>
        </w:r>
        <w:r w:rsidR="00687FF2" w:rsidDel="009331E6">
          <w:delText>se markers</w:delText>
        </w:r>
      </w:del>
      <w:r w:rsidR="00151B6F">
        <w:t xml:space="preserve">, there were 233 markers in the neutral dataset </w:t>
      </w:r>
      <w:r w:rsidRPr="007129D7">
        <w:rPr>
          <w:color w:val="000000" w:themeColor="text1"/>
        </w:rPr>
        <w:t>(</w:t>
      </w:r>
      <w:r w:rsidR="009F78E4">
        <w:t>Online Resource 4</w:t>
      </w:r>
      <w:r>
        <w:t>)</w:t>
      </w:r>
      <w:r w:rsidR="006F7DF3">
        <w:t xml:space="preserve">. </w:t>
      </w:r>
      <w:r w:rsidR="004F5F31">
        <w:t xml:space="preserve">There were 12 markers in the migration timing dataset </w:t>
      </w:r>
      <w:r w:rsidR="004F5F31" w:rsidRPr="007129D7">
        <w:rPr>
          <w:color w:val="000000" w:themeColor="text1"/>
        </w:rPr>
        <w:t>(</w:t>
      </w:r>
      <w:r w:rsidR="004F5F31">
        <w:t xml:space="preserve">Online Resource 4). </w:t>
      </w:r>
      <w:r w:rsidR="00B61C23">
        <w:t xml:space="preserve">All groups </w:t>
      </w:r>
      <w:r w:rsidR="001502C9">
        <w:t>contained m</w:t>
      </w:r>
      <w:r w:rsidR="004C3C24">
        <w:t xml:space="preserve">ore females than males based on the genetic sex marker </w:t>
      </w:r>
      <w:r w:rsidR="00B61C23">
        <w:t>(</w:t>
      </w:r>
      <w:r w:rsidR="00F677BD">
        <w:t>T</w:t>
      </w:r>
      <w:r w:rsidR="00345193">
        <w:t xml:space="preserve">able </w:t>
      </w:r>
      <w:r w:rsidR="00B61C23">
        <w:t xml:space="preserve">2), but </w:t>
      </w:r>
      <w:r w:rsidR="00B61C23" w:rsidRPr="009331E6">
        <w:rPr>
          <w:highlight w:val="yellow"/>
          <w:rPrChange w:id="69" w:author="Kathleen O'Malley" w:date="2023-05-31T09:50:00Z">
            <w:rPr/>
          </w:rPrChange>
        </w:rPr>
        <w:t>half</w:t>
      </w:r>
      <w:r w:rsidR="00967C9C" w:rsidRPr="009331E6">
        <w:rPr>
          <w:highlight w:val="yellow"/>
          <w:rPrChange w:id="70" w:author="Kathleen O'Malley" w:date="2023-05-31T09:50:00Z">
            <w:rPr/>
          </w:rPrChange>
        </w:rPr>
        <w:t xml:space="preserve"> </w:t>
      </w:r>
      <w:r w:rsidR="00B61C23" w:rsidRPr="009331E6">
        <w:rPr>
          <w:highlight w:val="yellow"/>
          <w:rPrChange w:id="71" w:author="Kathleen O'Malley" w:date="2023-05-31T09:50:00Z">
            <w:rPr/>
          </w:rPrChange>
        </w:rPr>
        <w:t>pounders</w:t>
      </w:r>
      <w:r w:rsidR="00B371D7">
        <w:t xml:space="preserve"> had the least unbalanced sex ratio</w:t>
      </w:r>
      <w:r w:rsidR="00B61C23">
        <w:t xml:space="preserve">. </w:t>
      </w:r>
    </w:p>
    <w:p w14:paraId="3BD2C31D" w14:textId="1F93F898" w:rsidR="00F105B4" w:rsidRDefault="00F105B4" w:rsidP="00F105B4">
      <w:pPr>
        <w:spacing w:line="480" w:lineRule="auto"/>
      </w:pPr>
    </w:p>
    <w:p w14:paraId="0AB49685" w14:textId="0E1D24E8" w:rsidR="00F105B4" w:rsidRPr="00082B9E" w:rsidRDefault="003D71B3" w:rsidP="00F105B4">
      <w:pPr>
        <w:spacing w:line="480" w:lineRule="auto"/>
        <w:rPr>
          <w:u w:val="single"/>
        </w:rPr>
      </w:pPr>
      <w:r w:rsidRPr="00082B9E">
        <w:rPr>
          <w:u w:val="single"/>
        </w:rPr>
        <w:t>Genetic</w:t>
      </w:r>
      <w:r w:rsidR="00F105B4" w:rsidRPr="00082B9E">
        <w:rPr>
          <w:u w:val="single"/>
        </w:rPr>
        <w:t xml:space="preserve"> Diversity and </w:t>
      </w:r>
      <w:commentRangeStart w:id="72"/>
      <w:r w:rsidR="00F105B4" w:rsidRPr="00082B9E">
        <w:rPr>
          <w:u w:val="single"/>
        </w:rPr>
        <w:t>Differentiation</w:t>
      </w:r>
      <w:commentRangeEnd w:id="72"/>
      <w:r w:rsidR="00C57A0A">
        <w:rPr>
          <w:rStyle w:val="CommentReference"/>
        </w:rPr>
        <w:commentReference w:id="72"/>
      </w:r>
    </w:p>
    <w:p w14:paraId="06F04081" w14:textId="77777777" w:rsidR="00C57A0A" w:rsidRDefault="003D71B3" w:rsidP="00FE136A">
      <w:pPr>
        <w:spacing w:line="480" w:lineRule="auto"/>
        <w:rPr>
          <w:ins w:id="73" w:author="Kathleen O'Malley" w:date="2023-05-31T10:03:00Z"/>
        </w:rPr>
      </w:pPr>
      <w:r>
        <w:tab/>
      </w:r>
      <w:r w:rsidR="00B371D7" w:rsidRPr="00B371D7">
        <w:t xml:space="preserve">Mean </w:t>
      </w:r>
      <w:r w:rsidR="00514F46">
        <w:t>expected heterozygosity</w:t>
      </w:r>
      <w:r w:rsidR="00B371D7" w:rsidRPr="00B371D7">
        <w:t xml:space="preserve"> (H</w:t>
      </w:r>
      <w:r w:rsidR="00B371D7" w:rsidRPr="00960B7D">
        <w:rPr>
          <w:vertAlign w:val="subscript"/>
        </w:rPr>
        <w:t>e</w:t>
      </w:r>
      <w:r w:rsidR="00B371D7" w:rsidRPr="00B371D7">
        <w:t xml:space="preserve">) in the </w:t>
      </w:r>
      <w:r w:rsidR="007129D7">
        <w:t xml:space="preserve">neutral </w:t>
      </w:r>
      <w:r w:rsidR="00B371D7" w:rsidRPr="00B371D7">
        <w:t>dataset ranged from 0.</w:t>
      </w:r>
      <w:r w:rsidR="00151B6F">
        <w:t>304</w:t>
      </w:r>
      <w:r w:rsidR="00B371D7" w:rsidRPr="00B371D7">
        <w:t xml:space="preserve"> – 0.</w:t>
      </w:r>
      <w:r w:rsidR="00151B6F">
        <w:t>311</w:t>
      </w:r>
      <w:r w:rsidR="00B371D7" w:rsidRPr="00B371D7">
        <w:t xml:space="preserve"> across </w:t>
      </w:r>
      <w:r w:rsidR="00B371D7" w:rsidRPr="00960B7D">
        <w:t>runs</w:t>
      </w:r>
      <w:r w:rsidR="009D6B76">
        <w:t xml:space="preserve"> (S</w:t>
      </w:r>
      <w:r w:rsidR="009D6B76" w:rsidRPr="00B371D7">
        <w:t xml:space="preserve">upplemental </w:t>
      </w:r>
      <w:r w:rsidR="009D6B76">
        <w:t>T</w:t>
      </w:r>
      <w:r w:rsidR="009D6B76" w:rsidRPr="00B371D7">
        <w:t>able 1)</w:t>
      </w:r>
      <w:r w:rsidR="00B371D7" w:rsidRPr="00960B7D">
        <w:t>.</w:t>
      </w:r>
      <w:r w:rsidR="00B371D7" w:rsidRPr="00B371D7">
        <w:t xml:space="preserve"> </w:t>
      </w:r>
      <w:moveToRangeStart w:id="74" w:author="Kathleen O'Malley" w:date="2023-05-31T10:03:00Z" w:name="move136419844"/>
      <w:moveTo w:id="75" w:author="Kathleen O'Malley" w:date="2023-05-31T10:03:00Z">
        <w:r w:rsidR="00C57A0A">
          <w:t xml:space="preserve">Twelve neutral markers demonstrated significant excess homozygosity among late-summer adults and 18 markers demonstrated significant excess homozygosity among half pounders (FDR-adjusted p-values of Monte-Carlo simulation &lt; 0.05, 1000 permutations per marker per population). </w:t>
        </w:r>
      </w:moveTo>
      <w:moveToRangeEnd w:id="74"/>
    </w:p>
    <w:p w14:paraId="735FF458" w14:textId="400124DE" w:rsidR="00F105B4" w:rsidRDefault="00C57A0A">
      <w:pPr>
        <w:spacing w:line="480" w:lineRule="auto"/>
        <w:ind w:firstLine="720"/>
        <w:pPrChange w:id="76" w:author="Kathleen O'Malley" w:date="2023-05-31T10:03:00Z">
          <w:pPr>
            <w:spacing w:line="480" w:lineRule="auto"/>
          </w:pPr>
        </w:pPrChange>
      </w:pPr>
      <w:ins w:id="77" w:author="Kathleen O'Malley" w:date="2023-05-31T10:00:00Z">
        <w:r>
          <w:t>At the</w:t>
        </w:r>
      </w:ins>
      <w:del w:id="78" w:author="Kathleen O'Malley" w:date="2023-05-31T10:00:00Z">
        <w:r w:rsidR="00B371D7" w:rsidRPr="00B371D7" w:rsidDel="00C57A0A">
          <w:delText>H</w:delText>
        </w:r>
        <w:r w:rsidR="00B371D7" w:rsidRPr="00DF0173" w:rsidDel="00C57A0A">
          <w:rPr>
            <w:vertAlign w:val="subscript"/>
          </w:rPr>
          <w:delText>e</w:delText>
        </w:r>
        <w:r w:rsidR="00B371D7" w:rsidRPr="00B371D7" w:rsidDel="00C57A0A">
          <w:delText xml:space="preserve"> at </w:delText>
        </w:r>
      </w:del>
      <w:ins w:id="79" w:author="Kathleen O'Malley" w:date="2023-05-31T10:00:00Z">
        <w:r>
          <w:t xml:space="preserve"> </w:t>
        </w:r>
      </w:ins>
      <w:r w:rsidR="00B371D7" w:rsidRPr="00B371D7">
        <w:t>migration timing markers</w:t>
      </w:r>
      <w:ins w:id="80" w:author="Kathleen O'Malley" w:date="2023-05-31T10:00:00Z">
        <w:r>
          <w:t xml:space="preserve">, </w:t>
        </w:r>
        <w:r w:rsidRPr="00B371D7">
          <w:t>H</w:t>
        </w:r>
        <w:r w:rsidRPr="00960B7D">
          <w:rPr>
            <w:vertAlign w:val="subscript"/>
          </w:rPr>
          <w:t>e</w:t>
        </w:r>
      </w:ins>
      <w:r w:rsidR="00B371D7" w:rsidRPr="00B371D7">
        <w:t xml:space="preserve"> was higher in late-summer run (H</w:t>
      </w:r>
      <w:r w:rsidR="00B371D7" w:rsidRPr="00DF0173">
        <w:rPr>
          <w:vertAlign w:val="subscript"/>
        </w:rPr>
        <w:t>e</w:t>
      </w:r>
      <w:r w:rsidR="00B371D7" w:rsidRPr="00B371D7">
        <w:t xml:space="preserve"> = 0.355) </w:t>
      </w:r>
      <w:r w:rsidR="00B371D7" w:rsidRPr="009331E6">
        <w:rPr>
          <w:highlight w:val="yellow"/>
          <w:rPrChange w:id="81" w:author="Kathleen O'Malley" w:date="2023-05-31T09:50:00Z">
            <w:rPr/>
          </w:rPrChange>
        </w:rPr>
        <w:t>and half</w:t>
      </w:r>
      <w:r w:rsidR="00967C9C" w:rsidRPr="009331E6">
        <w:rPr>
          <w:highlight w:val="yellow"/>
          <w:rPrChange w:id="82" w:author="Kathleen O'Malley" w:date="2023-05-31T09:50:00Z">
            <w:rPr/>
          </w:rPrChange>
        </w:rPr>
        <w:t xml:space="preserve"> </w:t>
      </w:r>
      <w:commentRangeStart w:id="83"/>
      <w:r w:rsidR="00B371D7" w:rsidRPr="009331E6">
        <w:rPr>
          <w:highlight w:val="yellow"/>
          <w:rPrChange w:id="84" w:author="Kathleen O'Malley" w:date="2023-05-31T09:50:00Z">
            <w:rPr/>
          </w:rPrChange>
        </w:rPr>
        <w:t>pounders</w:t>
      </w:r>
      <w:commentRangeEnd w:id="83"/>
      <w:r w:rsidR="009331E6">
        <w:rPr>
          <w:rStyle w:val="CommentReference"/>
        </w:rPr>
        <w:commentReference w:id="83"/>
      </w:r>
      <w:r w:rsidR="00B371D7" w:rsidRPr="00B371D7">
        <w:t xml:space="preserve"> (H</w:t>
      </w:r>
      <w:r w:rsidR="00B371D7" w:rsidRPr="00DF0173">
        <w:rPr>
          <w:vertAlign w:val="subscript"/>
        </w:rPr>
        <w:t>e</w:t>
      </w:r>
      <w:r w:rsidR="00B371D7" w:rsidRPr="00B371D7">
        <w:t xml:space="preserve"> = 0.357) than in early-summer (H</w:t>
      </w:r>
      <w:r w:rsidR="00B371D7" w:rsidRPr="00DF0173">
        <w:rPr>
          <w:vertAlign w:val="subscript"/>
        </w:rPr>
        <w:t>e</w:t>
      </w:r>
      <w:r w:rsidR="00B371D7" w:rsidRPr="00B371D7">
        <w:t xml:space="preserve"> = 0.009) and winter runs (H</w:t>
      </w:r>
      <w:r w:rsidR="00B371D7" w:rsidRPr="00DF0173">
        <w:rPr>
          <w:vertAlign w:val="subscript"/>
        </w:rPr>
        <w:t>e</w:t>
      </w:r>
      <w:r w:rsidR="00B371D7" w:rsidRPr="00B371D7">
        <w:t xml:space="preserve"> = 0.096)</w:t>
      </w:r>
      <w:r w:rsidR="00B371D7">
        <w:t xml:space="preserve"> </w:t>
      </w:r>
      <w:r w:rsidR="0099493C">
        <w:t>(</w:t>
      </w:r>
      <w:r w:rsidR="00F677BD">
        <w:t>S</w:t>
      </w:r>
      <w:r w:rsidR="00B371D7" w:rsidRPr="00B371D7">
        <w:t xml:space="preserve">upplemental </w:t>
      </w:r>
      <w:r w:rsidR="00F677BD">
        <w:t>T</w:t>
      </w:r>
      <w:r w:rsidR="00B371D7" w:rsidRPr="00B371D7">
        <w:t xml:space="preserve">able 1). </w:t>
      </w:r>
      <w:moveFromRangeStart w:id="85" w:author="Kathleen O'Malley" w:date="2023-05-31T10:03:00Z" w:name="move136419844"/>
      <w:moveFrom w:id="86" w:author="Kathleen O'Malley" w:date="2023-05-31T10:03:00Z">
        <w:r w:rsidR="00151B6F" w:rsidDel="00C57A0A">
          <w:t>Twelve</w:t>
        </w:r>
        <w:r w:rsidR="00D20CE2" w:rsidDel="00C57A0A">
          <w:t xml:space="preserve"> </w:t>
        </w:r>
        <w:r w:rsidR="00151B6F" w:rsidDel="00C57A0A">
          <w:t xml:space="preserve">neutral </w:t>
        </w:r>
        <w:r w:rsidR="00D20CE2" w:rsidDel="00C57A0A">
          <w:t xml:space="preserve">markers demonstrated significant excess homozygosity among late-summer adults </w:t>
        </w:r>
        <w:r w:rsidR="0080164D" w:rsidDel="00C57A0A">
          <w:t xml:space="preserve">and </w:t>
        </w:r>
        <w:r w:rsidR="00151B6F" w:rsidDel="00C57A0A">
          <w:t>18</w:t>
        </w:r>
        <w:r w:rsidR="0080164D" w:rsidDel="00C57A0A">
          <w:t xml:space="preserve"> markers demonstrated significant excess homozygosity among half</w:t>
        </w:r>
        <w:r w:rsidR="00967C9C" w:rsidDel="00C57A0A">
          <w:t xml:space="preserve"> </w:t>
        </w:r>
        <w:r w:rsidR="0080164D" w:rsidDel="00C57A0A">
          <w:t>pounders (FDR-adjusted p-values of Monte-Carlo simulation &lt; 0.</w:t>
        </w:r>
        <w:r w:rsidR="00151B6F" w:rsidDel="00C57A0A">
          <w:t>05</w:t>
        </w:r>
        <w:r w:rsidR="0080164D" w:rsidDel="00C57A0A">
          <w:t xml:space="preserve">, 1000 permutations per marker per population). </w:t>
        </w:r>
      </w:moveFrom>
      <w:moveFromRangeEnd w:id="85"/>
      <w:r w:rsidR="00544044">
        <w:t xml:space="preserve">No markers demonstrated </w:t>
      </w:r>
      <w:r w:rsidR="00544044" w:rsidRPr="00973D13">
        <w:t>significant departures from H</w:t>
      </w:r>
      <w:r w:rsidR="00544044">
        <w:t xml:space="preserve">ardy-Weinberg proportions within early-summer or winter </w:t>
      </w:r>
      <w:r w:rsidR="003014F1">
        <w:t>collection</w:t>
      </w:r>
      <w:r w:rsidR="00544044">
        <w:t xml:space="preserve">s. </w:t>
      </w:r>
      <w:r w:rsidR="00151B6F">
        <w:t>M</w:t>
      </w:r>
      <w:r w:rsidR="00724FC1">
        <w:t>igration timing markers</w:t>
      </w:r>
      <w:r w:rsidR="00151B6F">
        <w:t xml:space="preserve"> were within Hardy-Weinberg proportion in all adult </w:t>
      </w:r>
      <w:r w:rsidR="00FE136A">
        <w:t>collections</w:t>
      </w:r>
      <w:r w:rsidR="00151B6F">
        <w:t xml:space="preserve">, but there was </w:t>
      </w:r>
      <w:r w:rsidR="00724FC1">
        <w:t>excess homozygosity</w:t>
      </w:r>
      <w:r w:rsidR="00151B6F">
        <w:t xml:space="preserve"> at 9 of </w:t>
      </w:r>
      <w:r w:rsidR="00151B6F">
        <w:lastRenderedPageBreak/>
        <w:t>the 12 markers in</w:t>
      </w:r>
      <w:r w:rsidR="00724FC1">
        <w:t xml:space="preserve"> the half-pounder </w:t>
      </w:r>
      <w:r w:rsidR="003014F1">
        <w:t>collection</w:t>
      </w:r>
      <w:r w:rsidR="00724FC1">
        <w:t xml:space="preserve"> </w:t>
      </w:r>
      <w:r w:rsidR="00151B6F">
        <w:t xml:space="preserve">(FDR-adjusted p-values of Monte-Carlo simulation &lt; 0.05, 1000 permutations per marker per population). </w:t>
      </w:r>
    </w:p>
    <w:p w14:paraId="142D6FFA" w14:textId="6B1A7E3F" w:rsidR="00074CB1" w:rsidRPr="00A37827" w:rsidRDefault="00DE21E6" w:rsidP="00074CB1">
      <w:pPr>
        <w:spacing w:line="480" w:lineRule="auto"/>
      </w:pPr>
      <w:r>
        <w:tab/>
      </w:r>
      <w:r w:rsidR="00074CB1">
        <w:t>T</w:t>
      </w:r>
      <w:r w:rsidR="00CB4F23">
        <w:t xml:space="preserve">here was </w:t>
      </w:r>
      <w:r w:rsidR="00074CB1">
        <w:t xml:space="preserve">relatively </w:t>
      </w:r>
      <w:r w:rsidR="00CB4F23">
        <w:t>limited differentiation between half</w:t>
      </w:r>
      <w:r w:rsidR="00967C9C">
        <w:t xml:space="preserve"> </w:t>
      </w:r>
      <w:r w:rsidR="00CB4F23">
        <w:t xml:space="preserve">pounders sampled in 2018 </w:t>
      </w:r>
      <w:r w:rsidR="008A1A7E">
        <w:t xml:space="preserve">and </w:t>
      </w:r>
      <w:r w:rsidR="00CB4F23">
        <w:t>half</w:t>
      </w:r>
      <w:r w:rsidR="00967C9C">
        <w:t xml:space="preserve"> </w:t>
      </w:r>
      <w:r w:rsidR="00CB4F23">
        <w:t xml:space="preserve">pounders sampled in 2019 </w:t>
      </w:r>
      <w:r w:rsidR="00074CB1">
        <w:t xml:space="preserve">using either the neutral or migration timing dataset </w:t>
      </w:r>
      <w:r w:rsidR="00CB4F23">
        <w:t>(F</w:t>
      </w:r>
      <w:r w:rsidR="00CB4F23" w:rsidRPr="00DE21E6">
        <w:rPr>
          <w:vertAlign w:val="subscript"/>
        </w:rPr>
        <w:t>ST</w:t>
      </w:r>
      <w:r w:rsidR="00CB4F23">
        <w:t xml:space="preserve"> = </w:t>
      </w:r>
      <w:ins w:id="87" w:author="Kathleen O'Malley" w:date="2023-05-31T10:04:00Z">
        <w:r w:rsidR="00C57A0A">
          <w:t>0</w:t>
        </w:r>
      </w:ins>
      <w:r w:rsidR="00CB4F23">
        <w:t>.</w:t>
      </w:r>
      <w:commentRangeStart w:id="88"/>
      <w:r w:rsidR="00544044">
        <w:t>00</w:t>
      </w:r>
      <w:r w:rsidR="00151B6F">
        <w:t>0</w:t>
      </w:r>
      <w:r w:rsidR="00074CB1">
        <w:t>6</w:t>
      </w:r>
      <w:commentRangeEnd w:id="88"/>
      <w:r w:rsidR="00C57A0A">
        <w:rPr>
          <w:rStyle w:val="CommentReference"/>
        </w:rPr>
        <w:commentReference w:id="88"/>
      </w:r>
      <w:r w:rsidR="00074CB1">
        <w:t xml:space="preserve"> and F</w:t>
      </w:r>
      <w:r w:rsidR="00074CB1" w:rsidRPr="00DE21E6">
        <w:rPr>
          <w:vertAlign w:val="subscript"/>
        </w:rPr>
        <w:t>ST</w:t>
      </w:r>
      <w:r w:rsidR="00074CB1">
        <w:t xml:space="preserve"> = </w:t>
      </w:r>
      <w:ins w:id="89" w:author="Kathleen O'Malley" w:date="2023-05-31T10:04:00Z">
        <w:r w:rsidR="00C57A0A">
          <w:t>0</w:t>
        </w:r>
      </w:ins>
      <w:r w:rsidR="00074CB1">
        <w:t>.0150, respectively</w:t>
      </w:r>
      <w:r w:rsidR="00CB4F23">
        <w:t xml:space="preserve">). </w:t>
      </w:r>
      <w:r w:rsidR="00C55666">
        <w:t>I</w:t>
      </w:r>
      <w:r w:rsidR="00CB4F23">
        <w:t>nter</w:t>
      </w:r>
      <w:r w:rsidR="00BA78C8">
        <w:t>annual</w:t>
      </w:r>
      <w:r w:rsidR="00C55666">
        <w:t xml:space="preserve"> differentiation </w:t>
      </w:r>
      <w:r w:rsidR="00AF57C3">
        <w:t>between</w:t>
      </w:r>
      <w:r w:rsidR="00BA78C8">
        <w:t xml:space="preserve"> </w:t>
      </w:r>
      <w:r w:rsidR="003014F1">
        <w:t>collection</w:t>
      </w:r>
      <w:r w:rsidR="00CB4F23">
        <w:t>s of late-summer run was also low (F</w:t>
      </w:r>
      <w:r w:rsidR="00CB4F23" w:rsidRPr="00DE21E6">
        <w:rPr>
          <w:vertAlign w:val="subscript"/>
        </w:rPr>
        <w:t>ST</w:t>
      </w:r>
      <w:r w:rsidR="00CB4F23">
        <w:t xml:space="preserve"> = 0.</w:t>
      </w:r>
      <w:r w:rsidR="00544044">
        <w:t>00</w:t>
      </w:r>
      <w:r w:rsidR="00CB4F23">
        <w:t>0</w:t>
      </w:r>
      <w:r w:rsidR="00074CB1">
        <w:t>7 and F</w:t>
      </w:r>
      <w:r w:rsidR="00074CB1" w:rsidRPr="00DE21E6">
        <w:rPr>
          <w:vertAlign w:val="subscript"/>
        </w:rPr>
        <w:t>ST</w:t>
      </w:r>
      <w:r w:rsidR="00074CB1">
        <w:t xml:space="preserve"> = 0.0000, respectively</w:t>
      </w:r>
      <w:r w:rsidR="00CB4F23">
        <w:t>)</w:t>
      </w:r>
      <w:r w:rsidR="008A1A7E">
        <w:t xml:space="preserve">. </w:t>
      </w:r>
      <w:r w:rsidR="00544044">
        <w:t>Therefore</w:t>
      </w:r>
      <w:r w:rsidR="00854F78">
        <w:t>,</w:t>
      </w:r>
      <w:r w:rsidR="00544044">
        <w:t xml:space="preserve"> we pooled our </w:t>
      </w:r>
      <w:r w:rsidR="003014F1">
        <w:t>collection</w:t>
      </w:r>
      <w:r w:rsidR="00544044">
        <w:t>s across years</w:t>
      </w:r>
      <w:r w:rsidR="00696902">
        <w:t xml:space="preserve"> in</w:t>
      </w:r>
      <w:r w:rsidR="00E237D0">
        <w:t xml:space="preserve"> all</w:t>
      </w:r>
      <w:r w:rsidR="00696902">
        <w:t xml:space="preserve"> </w:t>
      </w:r>
      <w:r w:rsidR="00E237D0">
        <w:t xml:space="preserve">other </w:t>
      </w:r>
      <w:r w:rsidR="00696902">
        <w:t>analyses</w:t>
      </w:r>
      <w:r w:rsidR="00544044">
        <w:t xml:space="preserve">. </w:t>
      </w:r>
      <w:r w:rsidR="00074CB1">
        <w:t>Overall</w:t>
      </w:r>
      <w:ins w:id="90" w:author="Kathleen O'Malley" w:date="2023-05-31T10:05:00Z">
        <w:r w:rsidR="00DA27B2">
          <w:t>,</w:t>
        </w:r>
      </w:ins>
      <w:r w:rsidR="00074CB1">
        <w:t xml:space="preserve"> F</w:t>
      </w:r>
      <w:r w:rsidR="00074CB1" w:rsidRPr="00074CB1">
        <w:rPr>
          <w:vertAlign w:val="subscript"/>
        </w:rPr>
        <w:t>ST</w:t>
      </w:r>
      <w:r w:rsidR="00074CB1">
        <w:t xml:space="preserve"> using the neutral dataset was small (F</w:t>
      </w:r>
      <w:r w:rsidR="00074CB1" w:rsidRPr="00DE21E6">
        <w:rPr>
          <w:vertAlign w:val="subscript"/>
        </w:rPr>
        <w:t>ST</w:t>
      </w:r>
      <w:r w:rsidR="00074CB1">
        <w:t xml:space="preserve"> = 0.0047). Pairwise F</w:t>
      </w:r>
      <w:r w:rsidR="00074CB1" w:rsidRPr="00074CB1">
        <w:rPr>
          <w:vertAlign w:val="subscript"/>
        </w:rPr>
        <w:t>ST</w:t>
      </w:r>
      <w:r w:rsidR="00074CB1">
        <w:t xml:space="preserve"> in the neutral dataset ranged from 0.0002 </w:t>
      </w:r>
      <w:r w:rsidR="00A37827">
        <w:t xml:space="preserve">– </w:t>
      </w:r>
      <w:r w:rsidR="00A37827" w:rsidRPr="00A37827">
        <w:rPr>
          <w:rFonts w:ascii="Calibri" w:hAnsi="Calibri" w:cs="Calibri"/>
        </w:rPr>
        <w:t>﻿</w:t>
      </w:r>
      <w:r w:rsidR="00A37827" w:rsidRPr="00A37827">
        <w:t>0.0105</w:t>
      </w:r>
      <w:r w:rsidR="00A37827">
        <w:t xml:space="preserve"> (Table 3</w:t>
      </w:r>
      <w:del w:id="91" w:author="Kathleen O'Malley" w:date="2023-05-31T10:07:00Z">
        <w:r w:rsidR="00A37827" w:rsidDel="008110CC">
          <w:delText>), and</w:delText>
        </w:r>
      </w:del>
      <w:ins w:id="92" w:author="Kathleen O'Malley" w:date="2023-05-31T10:07:00Z">
        <w:r w:rsidR="008110CC">
          <w:t>) and</w:t>
        </w:r>
      </w:ins>
      <w:r w:rsidR="00A37827">
        <w:t xml:space="preserve"> was strongly correlated with pairwise F</w:t>
      </w:r>
      <w:r w:rsidR="00A37827" w:rsidRPr="00A37827">
        <w:rPr>
          <w:vertAlign w:val="subscript"/>
        </w:rPr>
        <w:t>ST</w:t>
      </w:r>
      <w:r w:rsidR="00A37827">
        <w:t xml:space="preserve"> in the migration timing dataset (Mantel test statistic = 0.85, p-value = 0.04, Mantel test with 999 permutations). Pairwise F</w:t>
      </w:r>
      <w:r w:rsidR="00A37827" w:rsidRPr="00A37827">
        <w:rPr>
          <w:vertAlign w:val="subscript"/>
        </w:rPr>
        <w:t>ST</w:t>
      </w:r>
      <w:r w:rsidR="00A37827">
        <w:t xml:space="preserve"> in the migration timing dataset range</w:t>
      </w:r>
      <w:r w:rsidR="00FE136A">
        <w:t xml:space="preserve">d </w:t>
      </w:r>
      <w:r w:rsidR="00A37827">
        <w:t>from near zero between the late-summer and half-pounders collections, to near fixation (F</w:t>
      </w:r>
      <w:r w:rsidR="00A37827" w:rsidRPr="00DE21E6">
        <w:rPr>
          <w:vertAlign w:val="subscript"/>
        </w:rPr>
        <w:t>ST</w:t>
      </w:r>
      <w:r w:rsidR="00A37827">
        <w:t xml:space="preserve"> = 0.9</w:t>
      </w:r>
      <w:r w:rsidR="00016DA7">
        <w:t>25</w:t>
      </w:r>
      <w:r w:rsidR="00A37827">
        <w:t>) between early-summer and winter runs (Table 3)</w:t>
      </w:r>
      <w:r w:rsidR="00016DA7">
        <w:t>.</w:t>
      </w:r>
    </w:p>
    <w:p w14:paraId="3406237D" w14:textId="77777777" w:rsidR="009E01E5" w:rsidRPr="00DE21E6" w:rsidRDefault="009E01E5" w:rsidP="009E01E5">
      <w:pPr>
        <w:spacing w:line="480" w:lineRule="auto"/>
      </w:pPr>
    </w:p>
    <w:p w14:paraId="619E9BB9" w14:textId="2CD9E1D3" w:rsidR="00C0065D" w:rsidRDefault="002932E3" w:rsidP="00764A02">
      <w:pPr>
        <w:rPr>
          <w:u w:val="single"/>
        </w:rPr>
      </w:pPr>
      <w:r w:rsidRPr="00082B9E">
        <w:rPr>
          <w:u w:val="single"/>
        </w:rPr>
        <w:t>Genetic</w:t>
      </w:r>
      <w:r w:rsidR="00B239F6" w:rsidRPr="00082B9E">
        <w:rPr>
          <w:u w:val="single"/>
        </w:rPr>
        <w:t xml:space="preserve"> Structure</w:t>
      </w:r>
    </w:p>
    <w:p w14:paraId="5A8FE1AE" w14:textId="77777777" w:rsidR="00F61ECF" w:rsidRDefault="00F61ECF" w:rsidP="00764A02"/>
    <w:p w14:paraId="0D43A796" w14:textId="4CFE843F" w:rsidR="0008585F" w:rsidRPr="00082B9E" w:rsidRDefault="0008585F" w:rsidP="00820A6A">
      <w:pPr>
        <w:spacing w:line="480" w:lineRule="auto"/>
        <w:rPr>
          <w:i/>
          <w:iCs/>
        </w:rPr>
      </w:pPr>
      <w:r w:rsidRPr="00082B9E">
        <w:rPr>
          <w:i/>
          <w:iCs/>
        </w:rPr>
        <w:t>PCA</w:t>
      </w:r>
    </w:p>
    <w:p w14:paraId="27C1F78D" w14:textId="3E7E6D5B" w:rsidR="0008585F" w:rsidRDefault="00565473" w:rsidP="0008585F">
      <w:pPr>
        <w:spacing w:line="480" w:lineRule="auto"/>
      </w:pPr>
      <w:r>
        <w:tab/>
      </w:r>
      <w:r w:rsidR="00D320BB">
        <w:t xml:space="preserve">PCA </w:t>
      </w:r>
      <w:r w:rsidR="002932E3">
        <w:t xml:space="preserve">using </w:t>
      </w:r>
      <w:r w:rsidR="00B82FC8">
        <w:t xml:space="preserve">the </w:t>
      </w:r>
      <w:r w:rsidR="00016DA7">
        <w:t>neutral</w:t>
      </w:r>
      <w:r w:rsidR="00B82FC8">
        <w:t xml:space="preserve"> dataset</w:t>
      </w:r>
      <w:r w:rsidR="002932E3">
        <w:t xml:space="preserve"> </w:t>
      </w:r>
      <w:r w:rsidR="000C7884">
        <w:t xml:space="preserve">did not </w:t>
      </w:r>
      <w:r w:rsidR="002932E3">
        <w:t>r</w:t>
      </w:r>
      <w:r w:rsidR="00D320BB">
        <w:t>eveal</w:t>
      </w:r>
      <w:r w:rsidR="000C7884">
        <w:t xml:space="preserve"> </w:t>
      </w:r>
      <w:r w:rsidR="00B56EE1">
        <w:t>distinct</w:t>
      </w:r>
      <w:r w:rsidR="000C7884">
        <w:t xml:space="preserve"> cluster</w:t>
      </w:r>
      <w:r w:rsidR="00E237D0">
        <w:t xml:space="preserve">s </w:t>
      </w:r>
      <w:r w:rsidR="0092588B">
        <w:t xml:space="preserve">of genetic variation </w:t>
      </w:r>
      <w:r w:rsidR="000C7884">
        <w:t xml:space="preserve">within </w:t>
      </w:r>
      <w:r w:rsidR="0092588B">
        <w:t>our</w:t>
      </w:r>
      <w:r w:rsidR="000C7884">
        <w:t xml:space="preserve"> </w:t>
      </w:r>
      <w:r w:rsidR="003014F1">
        <w:t>collection</w:t>
      </w:r>
      <w:r w:rsidR="00B56EE1">
        <w:t xml:space="preserve">s </w:t>
      </w:r>
      <w:r w:rsidR="0092588B">
        <w:t xml:space="preserve">of Rogue River steelhead </w:t>
      </w:r>
      <w:r w:rsidR="000C7884">
        <w:t>(</w:t>
      </w:r>
      <w:r w:rsidR="00016DA7">
        <w:t xml:space="preserve">Fig. </w:t>
      </w:r>
      <w:r w:rsidR="00FE136A">
        <w:t>2</w:t>
      </w:r>
      <w:r w:rsidR="000C7884">
        <w:t>)</w:t>
      </w:r>
      <w:r w:rsidR="00D320BB">
        <w:t>.</w:t>
      </w:r>
      <w:r w:rsidR="000C7884">
        <w:t xml:space="preserve"> </w:t>
      </w:r>
      <w:r w:rsidR="00A406BA">
        <w:t xml:space="preserve">Examination of the PCA </w:t>
      </w:r>
      <w:proofErr w:type="spellStart"/>
      <w:r w:rsidR="00A406BA">
        <w:t>screeplot</w:t>
      </w:r>
      <w:proofErr w:type="spellEnd"/>
      <w:r w:rsidR="00A406BA">
        <w:t xml:space="preserve"> suggested only the first principal component (PC) should be considered. L</w:t>
      </w:r>
      <w:r w:rsidR="000C7884">
        <w:t>ate-summer run and half</w:t>
      </w:r>
      <w:r w:rsidR="00967C9C">
        <w:t xml:space="preserve"> </w:t>
      </w:r>
      <w:r w:rsidR="000C7884">
        <w:t>pounders were not distinguishable from one another</w:t>
      </w:r>
      <w:r w:rsidR="00A406BA">
        <w:t xml:space="preserve"> along the first PC; </w:t>
      </w:r>
      <w:r w:rsidR="00016DA7">
        <w:t>both th</w:t>
      </w:r>
      <w:r w:rsidR="00A406BA">
        <w:t xml:space="preserve">e centroids and extents of the 95% </w:t>
      </w:r>
      <w:r w:rsidR="00FE136A">
        <w:t>confidence intervals along the first PC</w:t>
      </w:r>
      <w:r w:rsidR="00A406BA">
        <w:t xml:space="preserve"> for these two phenotypic groups were very similar</w:t>
      </w:r>
      <w:r w:rsidR="006B10FA">
        <w:t xml:space="preserve"> (Fig. 2)</w:t>
      </w:r>
      <w:r w:rsidR="000C7884">
        <w:t xml:space="preserve">. </w:t>
      </w:r>
      <w:r w:rsidR="00A406BA">
        <w:t>T</w:t>
      </w:r>
      <w:r w:rsidR="000C7884">
        <w:t xml:space="preserve">he first </w:t>
      </w:r>
      <w:r w:rsidR="00A406BA">
        <w:t xml:space="preserve">PC described genetic variation </w:t>
      </w:r>
      <w:r w:rsidR="000C7884">
        <w:t>within late-summer run and half</w:t>
      </w:r>
      <w:r w:rsidR="00967C9C">
        <w:t xml:space="preserve"> </w:t>
      </w:r>
      <w:r w:rsidR="000C7884">
        <w:t>pounders that w</w:t>
      </w:r>
      <w:r w:rsidR="00A406BA">
        <w:t>as</w:t>
      </w:r>
      <w:r w:rsidR="000C7884">
        <w:t xml:space="preserve"> mostly </w:t>
      </w:r>
      <w:r w:rsidR="00696902">
        <w:t>absent from</w:t>
      </w:r>
      <w:r w:rsidR="000C7884">
        <w:t xml:space="preserve"> either early-summer or winter runs. </w:t>
      </w:r>
    </w:p>
    <w:p w14:paraId="46C94077" w14:textId="77777777" w:rsidR="00FE224B" w:rsidRDefault="00FE224B" w:rsidP="0008585F">
      <w:pPr>
        <w:spacing w:line="480" w:lineRule="auto"/>
      </w:pPr>
    </w:p>
    <w:p w14:paraId="34805ECC" w14:textId="7CE01F1A" w:rsidR="0008585F" w:rsidRPr="00082B9E" w:rsidRDefault="0008585F" w:rsidP="0008585F">
      <w:pPr>
        <w:spacing w:line="480" w:lineRule="auto"/>
        <w:rPr>
          <w:i/>
          <w:iCs/>
        </w:rPr>
      </w:pPr>
      <w:r w:rsidRPr="00082B9E">
        <w:rPr>
          <w:i/>
          <w:iCs/>
        </w:rPr>
        <w:lastRenderedPageBreak/>
        <w:t>STRUCTURE</w:t>
      </w:r>
    </w:p>
    <w:p w14:paraId="24160BE3" w14:textId="7CD9B86F" w:rsidR="001B4EB7" w:rsidRPr="004B0490" w:rsidRDefault="004C65CC" w:rsidP="0069553D">
      <w:pPr>
        <w:spacing w:line="480" w:lineRule="auto"/>
        <w:ind w:firstLine="720"/>
      </w:pPr>
      <w:r>
        <w:t>The most likely number of</w:t>
      </w:r>
      <w:r w:rsidR="005163D7">
        <w:t xml:space="preserve"> ancestral genetic clusters</w:t>
      </w:r>
      <w:r>
        <w:t xml:space="preserve"> within our collection</w:t>
      </w:r>
      <w:r w:rsidR="003014F1">
        <w:t>s</w:t>
      </w:r>
      <w:r>
        <w:t>,</w:t>
      </w:r>
      <w:r w:rsidR="005163D7">
        <w:t xml:space="preserve"> </w:t>
      </w:r>
      <w:r w:rsidR="00820A6A">
        <w:t xml:space="preserve">according to the </w:t>
      </w:r>
      <w:proofErr w:type="spellStart"/>
      <w:r w:rsidR="00820A6A">
        <w:t>Evanno</w:t>
      </w:r>
      <w:proofErr w:type="spellEnd"/>
      <w:r w:rsidR="00820A6A">
        <w:t xml:space="preserve"> method</w:t>
      </w:r>
      <w:r w:rsidR="003A4453">
        <w:t xml:space="preserve"> </w:t>
      </w:r>
      <w:r w:rsidR="00220143">
        <w:fldChar w:fldCharType="begin"/>
      </w:r>
      <w:r w:rsidR="00220143">
        <w:instrText xml:space="preserve"> ADDIN EN.CITE &lt;EndNote&gt;&lt;Cite&gt;&lt;Author&gt;Evanno&lt;/Author&gt;&lt;Year&gt;2005&lt;/Year&gt;&lt;RecNum&gt;490&lt;/RecNum&gt;&lt;DisplayText&gt;(Evanno et al. 2005)&lt;/DisplayText&gt;&lt;record&gt;&lt;rec-number&gt;490&lt;/rec-number&gt;&lt;foreign-keys&gt;&lt;key app="EN" db-id="fstdwt0t3xzrskewzvmxpsf80xx25990rfrd" timestamp="1469166686"&gt;490&lt;/key&gt;&lt;/foreign-keys&gt;&lt;ref-type name="Journal Article"&gt;17&lt;/ref-type&gt;&lt;contributors&gt;&lt;authors&gt;&lt;author&gt;Evanno, Guillaume&lt;/author&gt;&lt;author&gt;Regnaut, Sebastien&lt;/author&gt;&lt;author&gt;Goudet, Jérôme&lt;/author&gt;&lt;/authors&gt;&lt;/contributors&gt;&lt;titles&gt;&lt;title&gt;Detecting the number of clusters of individuals using the software STRUCTURE: a simulation study&lt;/title&gt;&lt;secondary-title&gt;Mol Ecol&lt;/secondary-title&gt;&lt;/titles&gt;&lt;periodical&gt;&lt;full-title&gt;Mol Ecol&lt;/full-title&gt;&lt;/periodical&gt;&lt;pages&gt;2611-2620&lt;/pages&gt;&lt;volume&gt;14&lt;/volume&gt;&lt;number&gt;8&lt;/number&gt;&lt;dates&gt;&lt;year&gt;2005&lt;/year&gt;&lt;/dates&gt;&lt;isbn&gt;1365-294X&lt;/isbn&gt;&lt;urls&gt;&lt;/urls&gt;&lt;/record&gt;&lt;/Cite&gt;&lt;/EndNote&gt;</w:instrText>
      </w:r>
      <w:r w:rsidR="00220143">
        <w:fldChar w:fldCharType="separate"/>
      </w:r>
      <w:r w:rsidR="00220143">
        <w:rPr>
          <w:noProof/>
        </w:rPr>
        <w:t>(Evanno et al. 2005)</w:t>
      </w:r>
      <w:r w:rsidR="00220143">
        <w:fldChar w:fldCharType="end"/>
      </w:r>
      <w:r>
        <w:t>,</w:t>
      </w:r>
      <w:r w:rsidR="00820A6A">
        <w:t xml:space="preserve"> was </w:t>
      </w:r>
      <w:r w:rsidR="00DD6F21">
        <w:t>two</w:t>
      </w:r>
      <w:r w:rsidR="0092588B">
        <w:t xml:space="preserve"> (</w:t>
      </w:r>
      <w:r w:rsidR="0092588B">
        <w:rPr>
          <w:i/>
          <w:iCs/>
        </w:rPr>
        <w:t xml:space="preserve">k </w:t>
      </w:r>
      <w:r w:rsidR="0092588B">
        <w:t>= 2)</w:t>
      </w:r>
      <w:r w:rsidR="00820A6A">
        <w:t xml:space="preserve">. STRUCTURE results </w:t>
      </w:r>
      <w:r w:rsidR="00AD65F7">
        <w:t xml:space="preserve">using the </w:t>
      </w:r>
      <w:r w:rsidR="00A406BA">
        <w:t>neutral</w:t>
      </w:r>
      <w:r w:rsidR="00AD65F7">
        <w:t xml:space="preserve"> dataset </w:t>
      </w:r>
      <w:r w:rsidR="00484079">
        <w:t xml:space="preserve">modeling </w:t>
      </w:r>
      <w:r w:rsidR="00484079">
        <w:rPr>
          <w:i/>
          <w:iCs/>
        </w:rPr>
        <w:t xml:space="preserve">k </w:t>
      </w:r>
      <w:r w:rsidR="00484079">
        <w:t xml:space="preserve">of three or more </w:t>
      </w:r>
      <w:r w:rsidR="00602E22">
        <w:t>demonstrated</w:t>
      </w:r>
      <w:r w:rsidR="00820A6A">
        <w:t xml:space="preserve"> similar patterns (</w:t>
      </w:r>
      <w:r w:rsidR="00345193">
        <w:t xml:space="preserve">Fig. </w:t>
      </w:r>
      <w:r w:rsidR="00323D80">
        <w:t>3</w:t>
      </w:r>
      <w:r w:rsidR="004E32D2">
        <w:t xml:space="preserve">, </w:t>
      </w:r>
      <w:r w:rsidR="00345193">
        <w:t>S</w:t>
      </w:r>
      <w:r w:rsidR="004E32D2">
        <w:t xml:space="preserve">upplemental </w:t>
      </w:r>
      <w:r w:rsidR="00345193">
        <w:t xml:space="preserve">Fig. </w:t>
      </w:r>
      <w:r w:rsidR="001112D3">
        <w:t>1</w:t>
      </w:r>
      <w:r w:rsidR="00820A6A">
        <w:t>)</w:t>
      </w:r>
      <w:r w:rsidR="00484079">
        <w:t xml:space="preserve">. </w:t>
      </w:r>
      <w:r w:rsidR="001B4EB7" w:rsidRPr="00960B7D">
        <w:rPr>
          <w:color w:val="000000" w:themeColor="text1"/>
        </w:rPr>
        <w:t xml:space="preserve">Regardless of </w:t>
      </w:r>
      <w:r w:rsidR="001B4EB7" w:rsidRPr="00960B7D">
        <w:rPr>
          <w:i/>
          <w:iCs/>
          <w:color w:val="000000" w:themeColor="text1"/>
        </w:rPr>
        <w:t>k</w:t>
      </w:r>
      <w:r w:rsidR="001B4EB7" w:rsidRPr="00960B7D">
        <w:rPr>
          <w:color w:val="000000" w:themeColor="text1"/>
        </w:rPr>
        <w:t xml:space="preserve"> </w:t>
      </w:r>
      <w:r w:rsidR="0092588B">
        <w:rPr>
          <w:color w:val="000000" w:themeColor="text1"/>
        </w:rPr>
        <w:t>value</w:t>
      </w:r>
      <w:r w:rsidR="001B4EB7" w:rsidRPr="00960B7D">
        <w:rPr>
          <w:color w:val="000000" w:themeColor="text1"/>
        </w:rPr>
        <w:t xml:space="preserve">, </w:t>
      </w:r>
      <w:r w:rsidR="0092588B" w:rsidRPr="00960B7D">
        <w:rPr>
          <w:color w:val="000000" w:themeColor="text1"/>
        </w:rPr>
        <w:t xml:space="preserve">there </w:t>
      </w:r>
      <w:r w:rsidR="0092588B">
        <w:rPr>
          <w:color w:val="000000" w:themeColor="text1"/>
        </w:rPr>
        <w:t>was</w:t>
      </w:r>
      <w:r w:rsidR="0092588B" w:rsidRPr="00960B7D">
        <w:rPr>
          <w:color w:val="000000" w:themeColor="text1"/>
        </w:rPr>
        <w:t xml:space="preserve"> </w:t>
      </w:r>
      <w:r w:rsidR="0092588B">
        <w:rPr>
          <w:color w:val="000000" w:themeColor="text1"/>
        </w:rPr>
        <w:t>considerable</w:t>
      </w:r>
      <w:r w:rsidR="0092588B" w:rsidRPr="00960B7D">
        <w:rPr>
          <w:color w:val="000000" w:themeColor="text1"/>
        </w:rPr>
        <w:t xml:space="preserve"> variation at the </w:t>
      </w:r>
      <w:r w:rsidR="0092588B">
        <w:rPr>
          <w:color w:val="000000" w:themeColor="text1"/>
        </w:rPr>
        <w:t xml:space="preserve">individual </w:t>
      </w:r>
      <w:r w:rsidR="0092588B" w:rsidRPr="00960B7D">
        <w:rPr>
          <w:color w:val="000000" w:themeColor="text1"/>
        </w:rPr>
        <w:t xml:space="preserve">level </w:t>
      </w:r>
      <w:r w:rsidR="001B4EB7" w:rsidRPr="00960B7D">
        <w:rPr>
          <w:color w:val="000000" w:themeColor="text1"/>
        </w:rPr>
        <w:t>suggestive of a high degree of admixture</w:t>
      </w:r>
      <w:r w:rsidR="004F5F31">
        <w:rPr>
          <w:color w:val="000000" w:themeColor="text1"/>
        </w:rPr>
        <w:t>, or limited differentiation between clusters</w:t>
      </w:r>
      <w:r w:rsidR="00B60645">
        <w:rPr>
          <w:color w:val="000000" w:themeColor="text1"/>
        </w:rPr>
        <w:t xml:space="preserve">. </w:t>
      </w:r>
      <w:r w:rsidR="00696902">
        <w:rPr>
          <w:color w:val="000000" w:themeColor="text1"/>
        </w:rPr>
        <w:t>W</w:t>
      </w:r>
      <w:r w:rsidR="001B4EB7" w:rsidRPr="00960B7D">
        <w:rPr>
          <w:color w:val="000000" w:themeColor="text1"/>
        </w:rPr>
        <w:t xml:space="preserve">hen using three or more ancestral genetic clusters, there </w:t>
      </w:r>
      <w:r w:rsidR="00B60645">
        <w:rPr>
          <w:color w:val="000000" w:themeColor="text1"/>
        </w:rPr>
        <w:t>was</w:t>
      </w:r>
      <w:r w:rsidR="001B4EB7" w:rsidRPr="00960B7D">
        <w:rPr>
          <w:color w:val="000000" w:themeColor="text1"/>
        </w:rPr>
        <w:t xml:space="preserve"> a cluster</w:t>
      </w:r>
      <w:r w:rsidR="006B10FA">
        <w:rPr>
          <w:color w:val="000000" w:themeColor="text1"/>
        </w:rPr>
        <w:t xml:space="preserve"> </w:t>
      </w:r>
      <w:r w:rsidR="001B4EB7" w:rsidRPr="00960B7D">
        <w:rPr>
          <w:color w:val="000000" w:themeColor="text1"/>
        </w:rPr>
        <w:t>that co</w:t>
      </w:r>
      <w:r w:rsidR="00B60645">
        <w:rPr>
          <w:color w:val="000000" w:themeColor="text1"/>
        </w:rPr>
        <w:t xml:space="preserve">ntributed little to the </w:t>
      </w:r>
      <w:r w:rsidR="001B4EB7" w:rsidRPr="00960B7D">
        <w:rPr>
          <w:color w:val="000000" w:themeColor="text1"/>
        </w:rPr>
        <w:t xml:space="preserve">ancestry </w:t>
      </w:r>
      <w:r w:rsidR="00B60645">
        <w:rPr>
          <w:color w:val="000000" w:themeColor="text1"/>
        </w:rPr>
        <w:t xml:space="preserve">of </w:t>
      </w:r>
      <w:r w:rsidR="001B4EB7" w:rsidRPr="00960B7D">
        <w:rPr>
          <w:color w:val="000000" w:themeColor="text1"/>
        </w:rPr>
        <w:t xml:space="preserve">early-summer and winter run </w:t>
      </w:r>
      <w:r w:rsidR="003014F1">
        <w:rPr>
          <w:color w:val="000000" w:themeColor="text1"/>
        </w:rPr>
        <w:t>collection</w:t>
      </w:r>
      <w:r w:rsidR="001B4EB7" w:rsidRPr="00960B7D">
        <w:rPr>
          <w:color w:val="000000" w:themeColor="text1"/>
        </w:rPr>
        <w:t xml:space="preserve">s, but </w:t>
      </w:r>
      <w:r w:rsidR="00B60645">
        <w:rPr>
          <w:color w:val="000000" w:themeColor="text1"/>
        </w:rPr>
        <w:t>substantially to</w:t>
      </w:r>
      <w:r w:rsidR="001B4EB7" w:rsidRPr="00960B7D">
        <w:rPr>
          <w:color w:val="000000" w:themeColor="text1"/>
        </w:rPr>
        <w:t xml:space="preserve"> late-summer run and half-pounder</w:t>
      </w:r>
      <w:r w:rsidR="00B60645">
        <w:rPr>
          <w:color w:val="000000" w:themeColor="text1"/>
        </w:rPr>
        <w:t xml:space="preserve"> collections</w:t>
      </w:r>
      <w:r w:rsidR="006B10FA">
        <w:rPr>
          <w:color w:val="000000" w:themeColor="text1"/>
        </w:rPr>
        <w:t xml:space="preserve">. </w:t>
      </w:r>
      <w:r w:rsidR="001B4EB7" w:rsidRPr="00960B7D">
        <w:rPr>
          <w:color w:val="000000" w:themeColor="text1"/>
        </w:rPr>
        <w:t xml:space="preserve">This cluster </w:t>
      </w:r>
      <w:r w:rsidR="00A406BA">
        <w:rPr>
          <w:color w:val="000000" w:themeColor="text1"/>
        </w:rPr>
        <w:t>wa</w:t>
      </w:r>
      <w:r w:rsidR="001B4EB7" w:rsidRPr="00960B7D">
        <w:rPr>
          <w:color w:val="000000" w:themeColor="text1"/>
        </w:rPr>
        <w:t xml:space="preserve">s </w:t>
      </w:r>
      <w:r w:rsidR="00323D80">
        <w:rPr>
          <w:color w:val="000000" w:themeColor="text1"/>
        </w:rPr>
        <w:t xml:space="preserve">also more </w:t>
      </w:r>
      <w:r w:rsidR="001B4EB7" w:rsidRPr="00960B7D">
        <w:rPr>
          <w:color w:val="000000" w:themeColor="text1"/>
        </w:rPr>
        <w:t>variable within late-summer and half-pounders</w:t>
      </w:r>
      <w:r w:rsidR="00B60645">
        <w:rPr>
          <w:color w:val="000000" w:themeColor="text1"/>
        </w:rPr>
        <w:t xml:space="preserve"> collections</w:t>
      </w:r>
      <w:r w:rsidR="00323D80">
        <w:rPr>
          <w:color w:val="000000" w:themeColor="text1"/>
        </w:rPr>
        <w:t xml:space="preserve"> than in the </w:t>
      </w:r>
      <w:r w:rsidR="00323D80" w:rsidRPr="00960B7D">
        <w:rPr>
          <w:color w:val="000000" w:themeColor="text1"/>
        </w:rPr>
        <w:t xml:space="preserve">early-summer and winter run </w:t>
      </w:r>
      <w:r w:rsidR="00323D80">
        <w:rPr>
          <w:color w:val="000000" w:themeColor="text1"/>
        </w:rPr>
        <w:t>collection</w:t>
      </w:r>
      <w:r w:rsidR="00323D80" w:rsidRPr="00960B7D">
        <w:rPr>
          <w:color w:val="000000" w:themeColor="text1"/>
        </w:rPr>
        <w:t>s</w:t>
      </w:r>
      <w:r w:rsidR="001B4EB7" w:rsidRPr="00960B7D">
        <w:rPr>
          <w:color w:val="000000" w:themeColor="text1"/>
        </w:rPr>
        <w:t>.</w:t>
      </w:r>
      <w:r w:rsidR="004B0490">
        <w:rPr>
          <w:color w:val="000000" w:themeColor="text1"/>
        </w:rPr>
        <w:t xml:space="preserve"> A summary of the mean and variation of ancestry proportions for </w:t>
      </w:r>
      <w:r w:rsidR="004B0490">
        <w:rPr>
          <w:i/>
          <w:iCs/>
          <w:color w:val="000000" w:themeColor="text1"/>
        </w:rPr>
        <w:t xml:space="preserve">k = </w:t>
      </w:r>
      <w:r w:rsidR="004B0490">
        <w:rPr>
          <w:color w:val="000000" w:themeColor="text1"/>
        </w:rPr>
        <w:t xml:space="preserve">3 </w:t>
      </w:r>
      <w:r w:rsidR="00FF6C63">
        <w:rPr>
          <w:color w:val="000000" w:themeColor="text1"/>
        </w:rPr>
        <w:t xml:space="preserve">and </w:t>
      </w:r>
      <w:r w:rsidR="00DB14C6">
        <w:rPr>
          <w:i/>
          <w:iCs/>
          <w:color w:val="000000" w:themeColor="text1"/>
        </w:rPr>
        <w:t xml:space="preserve">k = </w:t>
      </w:r>
      <w:r w:rsidR="00DB14C6">
        <w:rPr>
          <w:color w:val="000000" w:themeColor="text1"/>
        </w:rPr>
        <w:t xml:space="preserve">4 </w:t>
      </w:r>
      <w:r w:rsidR="004B0490">
        <w:rPr>
          <w:color w:val="000000" w:themeColor="text1"/>
        </w:rPr>
        <w:t xml:space="preserve">is available in </w:t>
      </w:r>
      <w:r w:rsidR="00C2176C">
        <w:t>S</w:t>
      </w:r>
      <w:r w:rsidR="004B0490" w:rsidRPr="00960B7D">
        <w:t xml:space="preserve">upplemental </w:t>
      </w:r>
      <w:r w:rsidR="00C2176C">
        <w:t>T</w:t>
      </w:r>
      <w:r w:rsidR="004B0490" w:rsidRPr="00960B7D">
        <w:t>able</w:t>
      </w:r>
      <w:r w:rsidR="00DB14C6">
        <w:t>s</w:t>
      </w:r>
      <w:r w:rsidR="004B0490" w:rsidRPr="00960B7D">
        <w:t xml:space="preserve"> </w:t>
      </w:r>
      <w:r w:rsidR="00FF6959">
        <w:t xml:space="preserve">2 </w:t>
      </w:r>
      <w:r w:rsidR="00DB14C6">
        <w:t xml:space="preserve">and </w:t>
      </w:r>
      <w:r w:rsidR="00FF6959">
        <w:t>3</w:t>
      </w:r>
      <w:r w:rsidR="004B0490">
        <w:t>.</w:t>
      </w:r>
    </w:p>
    <w:p w14:paraId="47ACBFF9" w14:textId="77777777" w:rsidR="007901AC" w:rsidRDefault="007901AC" w:rsidP="00F70141">
      <w:pPr>
        <w:spacing w:line="480" w:lineRule="auto"/>
        <w:ind w:firstLine="720"/>
      </w:pPr>
    </w:p>
    <w:p w14:paraId="34FCC37C" w14:textId="0EEAB25A" w:rsidR="007901AC" w:rsidRPr="00611F07" w:rsidRDefault="007901AC" w:rsidP="007901AC">
      <w:pPr>
        <w:rPr>
          <w:u w:val="single"/>
        </w:rPr>
      </w:pPr>
      <w:r w:rsidRPr="00611F07">
        <w:rPr>
          <w:u w:val="single"/>
        </w:rPr>
        <w:t>Classification</w:t>
      </w:r>
      <w:r>
        <w:rPr>
          <w:u w:val="single"/>
        </w:rPr>
        <w:t xml:space="preserve"> and Clinal Analysis</w:t>
      </w:r>
    </w:p>
    <w:p w14:paraId="5FE42FEF" w14:textId="77777777" w:rsidR="007901AC" w:rsidRDefault="007901AC" w:rsidP="007901AC">
      <w:pPr>
        <w:rPr>
          <w:i/>
          <w:iCs/>
          <w:u w:val="single"/>
        </w:rPr>
      </w:pPr>
    </w:p>
    <w:p w14:paraId="500FC408" w14:textId="08E4D1FB" w:rsidR="007901AC" w:rsidRDefault="007901AC" w:rsidP="007901AC">
      <w:pPr>
        <w:spacing w:line="480" w:lineRule="auto"/>
        <w:rPr>
          <w:color w:val="000000" w:themeColor="text1"/>
        </w:rPr>
      </w:pPr>
      <w:r w:rsidRPr="008C04B8">
        <w:rPr>
          <w:color w:val="000000" w:themeColor="text1"/>
        </w:rPr>
        <w:tab/>
        <w:t>We assigned</w:t>
      </w:r>
      <w:r w:rsidR="008479C1">
        <w:rPr>
          <w:color w:val="000000" w:themeColor="text1"/>
        </w:rPr>
        <w:t xml:space="preserve"> individuals from</w:t>
      </w:r>
      <w:r w:rsidRPr="008C04B8">
        <w:rPr>
          <w:color w:val="000000" w:themeColor="text1"/>
        </w:rPr>
        <w:t xml:space="preserve"> </w:t>
      </w:r>
      <w:r w:rsidR="008479C1">
        <w:rPr>
          <w:color w:val="000000" w:themeColor="text1"/>
        </w:rPr>
        <w:t xml:space="preserve">our collection </w:t>
      </w:r>
      <w:r w:rsidR="007C6A76">
        <w:rPr>
          <w:color w:val="000000" w:themeColor="text1"/>
        </w:rPr>
        <w:t xml:space="preserve">of </w:t>
      </w:r>
      <w:r w:rsidRPr="008C04B8">
        <w:rPr>
          <w:color w:val="000000" w:themeColor="text1"/>
        </w:rPr>
        <w:t xml:space="preserve">late-summer run </w:t>
      </w:r>
      <w:r>
        <w:rPr>
          <w:color w:val="000000" w:themeColor="text1"/>
        </w:rPr>
        <w:t>adults and half</w:t>
      </w:r>
      <w:r w:rsidR="00967C9C">
        <w:rPr>
          <w:color w:val="000000" w:themeColor="text1"/>
        </w:rPr>
        <w:t xml:space="preserve"> </w:t>
      </w:r>
      <w:r>
        <w:rPr>
          <w:color w:val="000000" w:themeColor="text1"/>
        </w:rPr>
        <w:t>pounders</w:t>
      </w:r>
      <w:r w:rsidRPr="008C04B8">
        <w:rPr>
          <w:color w:val="000000" w:themeColor="text1"/>
        </w:rPr>
        <w:t xml:space="preserve"> as </w:t>
      </w:r>
      <w:r>
        <w:rPr>
          <w:color w:val="000000" w:themeColor="text1"/>
        </w:rPr>
        <w:t xml:space="preserve">genetically similar to </w:t>
      </w:r>
      <w:r w:rsidRPr="008C04B8">
        <w:rPr>
          <w:color w:val="000000" w:themeColor="text1"/>
        </w:rPr>
        <w:t>early</w:t>
      </w:r>
      <w:r w:rsidR="00967C9C">
        <w:rPr>
          <w:color w:val="000000" w:themeColor="text1"/>
        </w:rPr>
        <w:t xml:space="preserve"> </w:t>
      </w:r>
      <w:r>
        <w:rPr>
          <w:color w:val="000000" w:themeColor="text1"/>
        </w:rPr>
        <w:t>migrat</w:t>
      </w:r>
      <w:r w:rsidR="005D033E">
        <w:rPr>
          <w:color w:val="000000" w:themeColor="text1"/>
        </w:rPr>
        <w:t>ors</w:t>
      </w:r>
      <w:r>
        <w:rPr>
          <w:color w:val="000000" w:themeColor="text1"/>
        </w:rPr>
        <w:t>, late</w:t>
      </w:r>
      <w:r w:rsidR="00967C9C">
        <w:rPr>
          <w:color w:val="000000" w:themeColor="text1"/>
        </w:rPr>
        <w:t xml:space="preserve"> </w:t>
      </w:r>
      <w:r>
        <w:rPr>
          <w:color w:val="000000" w:themeColor="text1"/>
        </w:rPr>
        <w:t>migrat</w:t>
      </w:r>
      <w:r w:rsidR="005D033E">
        <w:rPr>
          <w:color w:val="000000" w:themeColor="text1"/>
        </w:rPr>
        <w:t xml:space="preserve">ors </w:t>
      </w:r>
      <w:r w:rsidRPr="008C04B8">
        <w:rPr>
          <w:color w:val="000000" w:themeColor="text1"/>
        </w:rPr>
        <w:t>or unassigned</w:t>
      </w:r>
      <w:r w:rsidR="008B4925">
        <w:rPr>
          <w:color w:val="000000" w:themeColor="text1"/>
        </w:rPr>
        <w:t>.</w:t>
      </w:r>
      <w:r>
        <w:rPr>
          <w:color w:val="000000" w:themeColor="text1"/>
        </w:rPr>
        <w:t xml:space="preserve"> </w:t>
      </w:r>
      <w:r w:rsidR="008252E5">
        <w:rPr>
          <w:color w:val="000000" w:themeColor="text1"/>
        </w:rPr>
        <w:t>A single principal component was retained</w:t>
      </w:r>
      <w:r w:rsidR="006B10FA">
        <w:rPr>
          <w:color w:val="000000" w:themeColor="text1"/>
        </w:rPr>
        <w:t xml:space="preserve"> in the DAPC</w:t>
      </w:r>
      <w:r w:rsidR="008252E5">
        <w:rPr>
          <w:color w:val="000000" w:themeColor="text1"/>
        </w:rPr>
        <w:t xml:space="preserve">. Therefore, LD1 was equivalent to the first principal component of a PCA of early-summer and winter individuals. </w:t>
      </w:r>
      <w:r w:rsidRPr="00983881">
        <w:rPr>
          <w:color w:val="000000" w:themeColor="text1"/>
        </w:rPr>
        <w:t xml:space="preserve">For </w:t>
      </w:r>
      <w:r>
        <w:rPr>
          <w:color w:val="000000" w:themeColor="text1"/>
        </w:rPr>
        <w:t>late-summer run individuals</w:t>
      </w:r>
      <w:r w:rsidRPr="00983881">
        <w:rPr>
          <w:color w:val="000000" w:themeColor="text1"/>
        </w:rPr>
        <w:t xml:space="preserve">, the majority </w:t>
      </w:r>
      <w:r>
        <w:rPr>
          <w:color w:val="000000" w:themeColor="text1"/>
        </w:rPr>
        <w:t>were</w:t>
      </w:r>
      <w:r w:rsidRPr="00983881">
        <w:rPr>
          <w:color w:val="000000" w:themeColor="text1"/>
        </w:rPr>
        <w:t xml:space="preserve"> </w:t>
      </w:r>
      <w:r>
        <w:rPr>
          <w:color w:val="000000" w:themeColor="text1"/>
        </w:rPr>
        <w:t>un</w:t>
      </w:r>
      <w:r w:rsidRPr="00983881">
        <w:rPr>
          <w:color w:val="000000" w:themeColor="text1"/>
        </w:rPr>
        <w:t>assigned</w:t>
      </w:r>
      <w:r w:rsidR="00DB14C6">
        <w:rPr>
          <w:color w:val="000000" w:themeColor="text1"/>
        </w:rPr>
        <w:t xml:space="preserve"> (78%)</w:t>
      </w:r>
      <w:r w:rsidRPr="00983881">
        <w:rPr>
          <w:color w:val="000000" w:themeColor="text1"/>
        </w:rPr>
        <w:t xml:space="preserve">, many assigned </w:t>
      </w:r>
      <w:r>
        <w:rPr>
          <w:color w:val="000000" w:themeColor="text1"/>
        </w:rPr>
        <w:t>as</w:t>
      </w:r>
      <w:r w:rsidRPr="00983881">
        <w:rPr>
          <w:color w:val="000000" w:themeColor="text1"/>
        </w:rPr>
        <w:t xml:space="preserve"> </w:t>
      </w:r>
      <w:r>
        <w:rPr>
          <w:color w:val="000000" w:themeColor="text1"/>
        </w:rPr>
        <w:t>late</w:t>
      </w:r>
      <w:r w:rsidR="00967C9C">
        <w:rPr>
          <w:color w:val="000000" w:themeColor="text1"/>
        </w:rPr>
        <w:t xml:space="preserve"> </w:t>
      </w:r>
      <w:r>
        <w:rPr>
          <w:color w:val="000000" w:themeColor="text1"/>
        </w:rPr>
        <w:t>migrators</w:t>
      </w:r>
      <w:r w:rsidR="00DB14C6">
        <w:rPr>
          <w:color w:val="000000" w:themeColor="text1"/>
        </w:rPr>
        <w:t xml:space="preserve"> (21%)</w:t>
      </w:r>
      <w:r>
        <w:rPr>
          <w:color w:val="000000" w:themeColor="text1"/>
        </w:rPr>
        <w:t xml:space="preserve"> </w:t>
      </w:r>
      <w:r w:rsidRPr="00983881">
        <w:rPr>
          <w:color w:val="000000" w:themeColor="text1"/>
        </w:rPr>
        <w:t xml:space="preserve">and a small </w:t>
      </w:r>
      <w:r w:rsidR="00DB14C6">
        <w:rPr>
          <w:color w:val="000000" w:themeColor="text1"/>
        </w:rPr>
        <w:t>number</w:t>
      </w:r>
      <w:r w:rsidRPr="00983881">
        <w:rPr>
          <w:color w:val="000000" w:themeColor="text1"/>
        </w:rPr>
        <w:t xml:space="preserve"> assigned</w:t>
      </w:r>
      <w:r>
        <w:rPr>
          <w:color w:val="000000" w:themeColor="text1"/>
        </w:rPr>
        <w:t xml:space="preserve"> as</w:t>
      </w:r>
      <w:r w:rsidRPr="00983881">
        <w:rPr>
          <w:color w:val="000000" w:themeColor="text1"/>
        </w:rPr>
        <w:t xml:space="preserve"> </w:t>
      </w:r>
      <w:r>
        <w:rPr>
          <w:color w:val="000000" w:themeColor="text1"/>
        </w:rPr>
        <w:t>early</w:t>
      </w:r>
      <w:r w:rsidR="00967C9C">
        <w:rPr>
          <w:color w:val="000000" w:themeColor="text1"/>
        </w:rPr>
        <w:t xml:space="preserve"> </w:t>
      </w:r>
      <w:r>
        <w:rPr>
          <w:color w:val="000000" w:themeColor="text1"/>
        </w:rPr>
        <w:t>migrators</w:t>
      </w:r>
      <w:r w:rsidR="00DB14C6">
        <w:rPr>
          <w:color w:val="000000" w:themeColor="text1"/>
        </w:rPr>
        <w:t xml:space="preserve"> (1%)</w:t>
      </w:r>
      <w:r w:rsidR="008B4925">
        <w:rPr>
          <w:color w:val="000000" w:themeColor="text1"/>
        </w:rPr>
        <w:t xml:space="preserve"> </w:t>
      </w:r>
      <w:r w:rsidR="008B4925" w:rsidRPr="00FF6959">
        <w:rPr>
          <w:color w:val="000000" w:themeColor="text1"/>
        </w:rPr>
        <w:t>(Table 4, Fig. 4)</w:t>
      </w:r>
      <w:r>
        <w:rPr>
          <w:color w:val="000000" w:themeColor="text1"/>
        </w:rPr>
        <w:t>.</w:t>
      </w:r>
      <w:r w:rsidRPr="00983881">
        <w:rPr>
          <w:color w:val="000000" w:themeColor="text1"/>
        </w:rPr>
        <w:t xml:space="preserve"> </w:t>
      </w:r>
      <w:r w:rsidR="00DB14C6" w:rsidRPr="00983881">
        <w:rPr>
          <w:color w:val="000000" w:themeColor="text1"/>
        </w:rPr>
        <w:t xml:space="preserve">For </w:t>
      </w:r>
      <w:r w:rsidR="00DB14C6">
        <w:rPr>
          <w:color w:val="000000" w:themeColor="text1"/>
        </w:rPr>
        <w:t>half</w:t>
      </w:r>
      <w:r w:rsidR="00967C9C">
        <w:rPr>
          <w:color w:val="000000" w:themeColor="text1"/>
        </w:rPr>
        <w:t>-</w:t>
      </w:r>
      <w:r w:rsidR="00DB14C6">
        <w:rPr>
          <w:color w:val="000000" w:themeColor="text1"/>
        </w:rPr>
        <w:t>pounder individuals</w:t>
      </w:r>
      <w:r w:rsidR="00DB14C6" w:rsidRPr="00983881">
        <w:rPr>
          <w:color w:val="000000" w:themeColor="text1"/>
        </w:rPr>
        <w:t xml:space="preserve">, </w:t>
      </w:r>
      <w:r w:rsidR="00DB14C6">
        <w:rPr>
          <w:color w:val="000000" w:themeColor="text1"/>
        </w:rPr>
        <w:t>approximately one half</w:t>
      </w:r>
      <w:r w:rsidR="00DB14C6" w:rsidRPr="00983881">
        <w:rPr>
          <w:color w:val="000000" w:themeColor="text1"/>
        </w:rPr>
        <w:t xml:space="preserve"> </w:t>
      </w:r>
      <w:r w:rsidR="00DB14C6">
        <w:rPr>
          <w:color w:val="000000" w:themeColor="text1"/>
        </w:rPr>
        <w:t>were</w:t>
      </w:r>
      <w:r w:rsidR="00DB14C6" w:rsidRPr="00983881">
        <w:rPr>
          <w:color w:val="000000" w:themeColor="text1"/>
        </w:rPr>
        <w:t xml:space="preserve"> </w:t>
      </w:r>
      <w:r w:rsidR="00DB14C6">
        <w:rPr>
          <w:color w:val="000000" w:themeColor="text1"/>
        </w:rPr>
        <w:t>un</w:t>
      </w:r>
      <w:r w:rsidR="00DB14C6" w:rsidRPr="00983881">
        <w:rPr>
          <w:color w:val="000000" w:themeColor="text1"/>
        </w:rPr>
        <w:t>assigned</w:t>
      </w:r>
      <w:r w:rsidR="00DB14C6">
        <w:rPr>
          <w:color w:val="000000" w:themeColor="text1"/>
        </w:rPr>
        <w:t xml:space="preserve"> (53%)</w:t>
      </w:r>
      <w:r w:rsidR="00DB14C6" w:rsidRPr="00983881">
        <w:rPr>
          <w:color w:val="000000" w:themeColor="text1"/>
        </w:rPr>
        <w:t xml:space="preserve">, many assigned </w:t>
      </w:r>
      <w:r w:rsidR="00DB14C6">
        <w:rPr>
          <w:color w:val="000000" w:themeColor="text1"/>
        </w:rPr>
        <w:t>as</w:t>
      </w:r>
      <w:r w:rsidR="00DB14C6" w:rsidRPr="00983881">
        <w:rPr>
          <w:color w:val="000000" w:themeColor="text1"/>
        </w:rPr>
        <w:t xml:space="preserve"> </w:t>
      </w:r>
      <w:r w:rsidR="00DB14C6">
        <w:rPr>
          <w:color w:val="000000" w:themeColor="text1"/>
        </w:rPr>
        <w:t>late</w:t>
      </w:r>
      <w:r w:rsidR="00967C9C">
        <w:rPr>
          <w:color w:val="000000" w:themeColor="text1"/>
        </w:rPr>
        <w:t xml:space="preserve"> </w:t>
      </w:r>
      <w:r w:rsidR="00DB14C6">
        <w:rPr>
          <w:color w:val="000000" w:themeColor="text1"/>
        </w:rPr>
        <w:t xml:space="preserve">migrators (35%) </w:t>
      </w:r>
      <w:r w:rsidR="00DB14C6" w:rsidRPr="00983881">
        <w:rPr>
          <w:color w:val="000000" w:themeColor="text1"/>
        </w:rPr>
        <w:t xml:space="preserve">and a small </w:t>
      </w:r>
      <w:r w:rsidR="00DB14C6">
        <w:rPr>
          <w:color w:val="000000" w:themeColor="text1"/>
        </w:rPr>
        <w:t>number</w:t>
      </w:r>
      <w:r w:rsidR="00DB14C6" w:rsidRPr="00983881">
        <w:rPr>
          <w:color w:val="000000" w:themeColor="text1"/>
        </w:rPr>
        <w:t xml:space="preserve"> assigned</w:t>
      </w:r>
      <w:r w:rsidR="00DB14C6">
        <w:rPr>
          <w:color w:val="000000" w:themeColor="text1"/>
        </w:rPr>
        <w:t xml:space="preserve"> as</w:t>
      </w:r>
      <w:r w:rsidR="00DB14C6" w:rsidRPr="00983881">
        <w:rPr>
          <w:color w:val="000000" w:themeColor="text1"/>
        </w:rPr>
        <w:t xml:space="preserve"> </w:t>
      </w:r>
      <w:r w:rsidR="00DB14C6">
        <w:rPr>
          <w:color w:val="000000" w:themeColor="text1"/>
        </w:rPr>
        <w:t>early</w:t>
      </w:r>
      <w:r w:rsidR="00967C9C">
        <w:rPr>
          <w:color w:val="000000" w:themeColor="text1"/>
        </w:rPr>
        <w:t xml:space="preserve"> </w:t>
      </w:r>
      <w:r w:rsidR="00DB14C6">
        <w:rPr>
          <w:color w:val="000000" w:themeColor="text1"/>
        </w:rPr>
        <w:t>migrators (12%)</w:t>
      </w:r>
      <w:r w:rsidR="008B4925">
        <w:rPr>
          <w:color w:val="000000" w:themeColor="text1"/>
        </w:rPr>
        <w:t xml:space="preserve"> </w:t>
      </w:r>
      <w:r w:rsidR="008B4925" w:rsidRPr="00FF6959">
        <w:rPr>
          <w:color w:val="000000" w:themeColor="text1"/>
        </w:rPr>
        <w:t>(Table 4, Fig. 4)</w:t>
      </w:r>
      <w:r w:rsidR="00DB14C6">
        <w:rPr>
          <w:color w:val="000000" w:themeColor="text1"/>
        </w:rPr>
        <w:t>.</w:t>
      </w:r>
    </w:p>
    <w:p w14:paraId="61450FC1" w14:textId="21ACB2FF" w:rsidR="007901AC" w:rsidRPr="00DB14C6" w:rsidRDefault="007901AC" w:rsidP="00960B7D">
      <w:pPr>
        <w:spacing w:line="480" w:lineRule="auto"/>
        <w:rPr>
          <w:color w:val="FF0000"/>
        </w:rPr>
      </w:pPr>
      <w:r>
        <w:rPr>
          <w:color w:val="000000" w:themeColor="text1"/>
        </w:rPr>
        <w:tab/>
        <w:t>There was a</w:t>
      </w:r>
      <w:r w:rsidR="00A97808">
        <w:rPr>
          <w:color w:val="000000" w:themeColor="text1"/>
        </w:rPr>
        <w:t xml:space="preserve"> </w:t>
      </w:r>
      <w:r>
        <w:rPr>
          <w:color w:val="000000" w:themeColor="text1"/>
        </w:rPr>
        <w:t xml:space="preserve">temporal </w:t>
      </w:r>
      <w:r w:rsidR="006B10FA">
        <w:rPr>
          <w:color w:val="000000" w:themeColor="text1"/>
        </w:rPr>
        <w:t>pattern</w:t>
      </w:r>
      <w:r>
        <w:rPr>
          <w:color w:val="000000" w:themeColor="text1"/>
        </w:rPr>
        <w:t xml:space="preserve"> in allele frequency from more early-migration to late-migration </w:t>
      </w:r>
      <w:r w:rsidR="00F97EEE">
        <w:rPr>
          <w:color w:val="000000" w:themeColor="text1"/>
        </w:rPr>
        <w:t xml:space="preserve">associated </w:t>
      </w:r>
      <w:r>
        <w:rPr>
          <w:color w:val="000000" w:themeColor="text1"/>
        </w:rPr>
        <w:t>alleles during the late-summer run (</w:t>
      </w:r>
      <w:r w:rsidR="00EE53ED">
        <w:rPr>
          <w:color w:val="000000" w:themeColor="text1"/>
        </w:rPr>
        <w:t>F</w:t>
      </w:r>
      <w:r>
        <w:rPr>
          <w:color w:val="000000" w:themeColor="text1"/>
        </w:rPr>
        <w:t>ig</w:t>
      </w:r>
      <w:r w:rsidRPr="008B4925">
        <w:rPr>
          <w:color w:val="000000" w:themeColor="text1"/>
        </w:rPr>
        <w:t xml:space="preserve">. </w:t>
      </w:r>
      <w:r w:rsidR="00323D80" w:rsidRPr="008B4925">
        <w:rPr>
          <w:color w:val="000000" w:themeColor="text1"/>
        </w:rPr>
        <w:t>5</w:t>
      </w:r>
      <w:r w:rsidRPr="008B4925">
        <w:rPr>
          <w:color w:val="000000" w:themeColor="text1"/>
        </w:rPr>
        <w:t>)</w:t>
      </w:r>
      <w:r w:rsidR="006B10FA">
        <w:rPr>
          <w:color w:val="000000" w:themeColor="text1"/>
        </w:rPr>
        <w:t xml:space="preserve">, suggestive of clinal variation in </w:t>
      </w:r>
      <w:r w:rsidR="006B10FA">
        <w:rPr>
          <w:color w:val="000000" w:themeColor="text1"/>
        </w:rPr>
        <w:lastRenderedPageBreak/>
        <w:t>migration timing</w:t>
      </w:r>
      <w:r w:rsidRPr="008B4925">
        <w:rPr>
          <w:color w:val="000000" w:themeColor="text1"/>
        </w:rPr>
        <w:t xml:space="preserve">. </w:t>
      </w:r>
      <w:r w:rsidR="00E15084" w:rsidRPr="008B4925">
        <w:rPr>
          <w:color w:val="000000" w:themeColor="text1"/>
        </w:rPr>
        <w:t xml:space="preserve">Individual score on </w:t>
      </w:r>
      <w:r w:rsidR="008B4925" w:rsidRPr="008B4925">
        <w:rPr>
          <w:color w:val="000000" w:themeColor="text1"/>
        </w:rPr>
        <w:t xml:space="preserve">LD1 </w:t>
      </w:r>
      <w:r w:rsidR="00DB14C6" w:rsidRPr="008B4925">
        <w:rPr>
          <w:color w:val="000000" w:themeColor="text1"/>
        </w:rPr>
        <w:t>significantly explained variation in sampling date</w:t>
      </w:r>
      <w:r w:rsidR="00E15084" w:rsidRPr="008B4925">
        <w:rPr>
          <w:color w:val="000000" w:themeColor="text1"/>
        </w:rPr>
        <w:t xml:space="preserve">, </w:t>
      </w:r>
      <w:r w:rsidR="00DB14C6" w:rsidRPr="008B4925">
        <w:rPr>
          <w:color w:val="000000" w:themeColor="text1"/>
        </w:rPr>
        <w:t>after controlling for differences</w:t>
      </w:r>
      <w:r w:rsidR="00E15084" w:rsidRPr="008B4925">
        <w:rPr>
          <w:color w:val="000000" w:themeColor="text1"/>
        </w:rPr>
        <w:t xml:space="preserve"> in sampling date</w:t>
      </w:r>
      <w:r w:rsidR="00DB14C6" w:rsidRPr="008B4925">
        <w:rPr>
          <w:color w:val="000000" w:themeColor="text1"/>
        </w:rPr>
        <w:t xml:space="preserve"> between years (p-value = 0.0001, F-test)</w:t>
      </w:r>
      <w:r w:rsidR="008252E5">
        <w:rPr>
          <w:color w:val="000000" w:themeColor="text1"/>
        </w:rPr>
        <w:t xml:space="preserve">, but the estimated effect size was small: </w:t>
      </w:r>
      <w:r w:rsidR="00E15084" w:rsidRPr="00E15084">
        <w:rPr>
          <w:color w:val="000000" w:themeColor="text1"/>
        </w:rPr>
        <w:t>0.197</w:t>
      </w:r>
      <w:r w:rsidR="00E15084">
        <w:rPr>
          <w:color w:val="000000" w:themeColor="text1"/>
        </w:rPr>
        <w:t xml:space="preserve"> </w:t>
      </w:r>
      <w:r>
        <w:rPr>
          <w:color w:val="000000" w:themeColor="text1"/>
        </w:rPr>
        <w:t xml:space="preserve">days per unit of </w:t>
      </w:r>
      <w:r w:rsidR="008B4925">
        <w:rPr>
          <w:color w:val="000000" w:themeColor="text1"/>
        </w:rPr>
        <w:t>LD1</w:t>
      </w:r>
      <w:r>
        <w:rPr>
          <w:color w:val="000000" w:themeColor="text1"/>
        </w:rPr>
        <w:t>. This</w:t>
      </w:r>
      <w:r w:rsidR="006B10FA">
        <w:rPr>
          <w:color w:val="000000" w:themeColor="text1"/>
        </w:rPr>
        <w:t xml:space="preserve"> effect size</w:t>
      </w:r>
      <w:r>
        <w:rPr>
          <w:color w:val="000000" w:themeColor="text1"/>
        </w:rPr>
        <w:t xml:space="preserve"> was equivalent to 1</w:t>
      </w:r>
      <w:r w:rsidR="00E15084">
        <w:rPr>
          <w:color w:val="000000" w:themeColor="text1"/>
        </w:rPr>
        <w:t>2</w:t>
      </w:r>
      <w:r>
        <w:rPr>
          <w:color w:val="000000" w:themeColor="text1"/>
        </w:rPr>
        <w:t>.9 days from maximum observed early-migration score to maximum observed late-migration score among the late-summer individuals.</w:t>
      </w:r>
    </w:p>
    <w:p w14:paraId="61F95381" w14:textId="35055E78" w:rsidR="00C0065D" w:rsidRDefault="00C0065D" w:rsidP="00960B7D">
      <w:pPr>
        <w:spacing w:line="480" w:lineRule="auto"/>
      </w:pPr>
    </w:p>
    <w:p w14:paraId="2A05FCEF" w14:textId="47C9669F" w:rsidR="00C0065D" w:rsidRPr="00082B9E" w:rsidRDefault="00211471" w:rsidP="00764A02">
      <w:pPr>
        <w:rPr>
          <w:u w:val="single"/>
        </w:rPr>
      </w:pPr>
      <w:r>
        <w:rPr>
          <w:u w:val="single"/>
        </w:rPr>
        <w:t>Migration Timing Markers</w:t>
      </w:r>
    </w:p>
    <w:p w14:paraId="72525769" w14:textId="5BF03FF8" w:rsidR="00FE224B" w:rsidRDefault="00FE224B" w:rsidP="00764A02">
      <w:pPr>
        <w:rPr>
          <w:b/>
          <w:bCs/>
        </w:rPr>
      </w:pPr>
    </w:p>
    <w:p w14:paraId="1F8841A2" w14:textId="775968F0" w:rsidR="00B57262" w:rsidRDefault="00FE224B">
      <w:pPr>
        <w:spacing w:line="480" w:lineRule="auto"/>
        <w:ind w:firstLine="720"/>
      </w:pPr>
      <w:r>
        <w:t xml:space="preserve">We investigated allele frequency variation and haplotype structure at the </w:t>
      </w:r>
      <w:r w:rsidR="001765C5">
        <w:rPr>
          <w:i/>
          <w:iCs/>
        </w:rPr>
        <w:t>greb1l-rock1</w:t>
      </w:r>
      <w:r w:rsidR="00CE61A3">
        <w:t xml:space="preserve"> region </w:t>
      </w:r>
      <w:r>
        <w:t>of chromosome 28</w:t>
      </w:r>
      <w:r w:rsidR="00CE61A3">
        <w:t xml:space="preserve"> that is</w:t>
      </w:r>
      <w:r>
        <w:t xml:space="preserve"> </w:t>
      </w:r>
      <w:r w:rsidR="002652D2">
        <w:t>associated with</w:t>
      </w:r>
      <w:r>
        <w:t xml:space="preserve"> </w:t>
      </w:r>
      <w:r w:rsidR="00CA2B8B">
        <w:t xml:space="preserve">adult </w:t>
      </w:r>
      <w:r w:rsidR="00365BC6">
        <w:t>migration timing</w:t>
      </w:r>
      <w:r w:rsidR="0099493C">
        <w:t xml:space="preserve"> </w:t>
      </w:r>
      <w:r w:rsidR="00CE61A3">
        <w:t>and</w:t>
      </w:r>
      <w:r w:rsidR="0099493C">
        <w:t xml:space="preserve"> densely genotyped by our GT-seq panel</w:t>
      </w:r>
      <w:r>
        <w:t>.</w:t>
      </w:r>
      <w:r w:rsidR="00B57262">
        <w:t xml:space="preserve"> Of the 1</w:t>
      </w:r>
      <w:r w:rsidR="00E2790C">
        <w:t>2</w:t>
      </w:r>
      <w:r w:rsidR="00B57262">
        <w:t xml:space="preserve"> </w:t>
      </w:r>
      <w:r w:rsidR="00611F07">
        <w:t>migration timing</w:t>
      </w:r>
      <w:r w:rsidR="00CE0621">
        <w:t xml:space="preserve"> markers</w:t>
      </w:r>
      <w:r w:rsidR="00345046">
        <w:t xml:space="preserve"> included in our study</w:t>
      </w:r>
      <w:r w:rsidR="00B57262">
        <w:t>,</w:t>
      </w:r>
      <w:r w:rsidR="00683383">
        <w:t xml:space="preserve"> four </w:t>
      </w:r>
      <w:r w:rsidR="00345046">
        <w:t>proved to b</w:t>
      </w:r>
      <w:r w:rsidR="00F44819">
        <w:t>e</w:t>
      </w:r>
      <w:r w:rsidR="00345046">
        <w:t xml:space="preserve"> un</w:t>
      </w:r>
      <w:r w:rsidR="00683383">
        <w:t>informative of migration timing</w:t>
      </w:r>
      <w:r w:rsidR="00497625">
        <w:t>:</w:t>
      </w:r>
      <w:r w:rsidR="00683383">
        <w:t xml:space="preserve"> </w:t>
      </w:r>
      <w:r w:rsidR="00497625">
        <w:t>t</w:t>
      </w:r>
      <w:r w:rsidR="00683383">
        <w:t xml:space="preserve">he major allele was the same in both early-summer and winter </w:t>
      </w:r>
      <w:r w:rsidR="003014F1">
        <w:t>collection</w:t>
      </w:r>
      <w:r w:rsidR="00683383">
        <w:t>s</w:t>
      </w:r>
      <w:r w:rsidR="00497625">
        <w:t xml:space="preserve"> (</w:t>
      </w:r>
      <w:r w:rsidR="00EE53ED" w:rsidRPr="004F5F31">
        <w:rPr>
          <w:color w:val="000000" w:themeColor="text1"/>
        </w:rPr>
        <w:t>F</w:t>
      </w:r>
      <w:r w:rsidR="00497625" w:rsidRPr="004F5F31">
        <w:rPr>
          <w:color w:val="000000" w:themeColor="text1"/>
        </w:rPr>
        <w:t xml:space="preserve">ig. </w:t>
      </w:r>
      <w:r w:rsidR="00323D80" w:rsidRPr="004F5F31">
        <w:rPr>
          <w:color w:val="000000" w:themeColor="text1"/>
        </w:rPr>
        <w:t>6</w:t>
      </w:r>
      <w:r w:rsidR="00497625" w:rsidRPr="004F5F31">
        <w:rPr>
          <w:color w:val="000000" w:themeColor="text1"/>
        </w:rPr>
        <w:t>)</w:t>
      </w:r>
      <w:r w:rsidR="00683383" w:rsidRPr="004F5F31">
        <w:rPr>
          <w:color w:val="000000" w:themeColor="text1"/>
        </w:rPr>
        <w:t xml:space="preserve">, and </w:t>
      </w:r>
      <w:r w:rsidR="00D62958">
        <w:t>allele frequency did not vary</w:t>
      </w:r>
      <w:r w:rsidR="003F1D7D">
        <w:t xml:space="preserve"> between early-summer and winter </w:t>
      </w:r>
      <w:r w:rsidR="003014F1">
        <w:t>collection</w:t>
      </w:r>
      <w:r w:rsidR="003F1D7D">
        <w:t>s</w:t>
      </w:r>
      <w:r w:rsidR="00683383">
        <w:t>. S</w:t>
      </w:r>
      <w:r w:rsidR="000E29BC">
        <w:t>even</w:t>
      </w:r>
      <w:r w:rsidR="009F7186">
        <w:t xml:space="preserve"> </w:t>
      </w:r>
      <w:r w:rsidR="00683383">
        <w:t xml:space="preserve">of the 12 migration timing markers </w:t>
      </w:r>
      <w:r w:rsidR="00345046">
        <w:t>were</w:t>
      </w:r>
      <w:r w:rsidR="009F7186">
        <w:t xml:space="preserve"> fixed for alternative alleles </w:t>
      </w:r>
      <w:r w:rsidR="00010FA7">
        <w:t xml:space="preserve">in the </w:t>
      </w:r>
      <w:r w:rsidR="009F7186">
        <w:t xml:space="preserve">early-summer </w:t>
      </w:r>
      <w:r w:rsidR="00416490">
        <w:t xml:space="preserve">and winter </w:t>
      </w:r>
      <w:r w:rsidR="009F7186">
        <w:t>run</w:t>
      </w:r>
      <w:r w:rsidR="00611F07">
        <w:t xml:space="preserve"> </w:t>
      </w:r>
      <w:r w:rsidR="003014F1">
        <w:t>collection</w:t>
      </w:r>
      <w:r w:rsidR="00611F07">
        <w:t>s</w:t>
      </w:r>
      <w:r w:rsidR="009F7186">
        <w:t>. A</w:t>
      </w:r>
      <w:r w:rsidR="00E2790C">
        <w:t>n eighth</w:t>
      </w:r>
      <w:r w:rsidR="009F7186">
        <w:t xml:space="preserve"> marker </w:t>
      </w:r>
      <w:r w:rsidR="00345046">
        <w:t>was</w:t>
      </w:r>
      <w:r w:rsidR="009F7186">
        <w:t xml:space="preserve"> highly informative, but not fixed in </w:t>
      </w:r>
      <w:r w:rsidR="00416490">
        <w:t>the</w:t>
      </w:r>
      <w:r w:rsidR="009F7186">
        <w:t xml:space="preserve"> winter run </w:t>
      </w:r>
      <w:r w:rsidR="003014F1">
        <w:t>collection</w:t>
      </w:r>
      <w:r w:rsidR="009F7186">
        <w:t xml:space="preserve"> (</w:t>
      </w:r>
      <w:r w:rsidR="00EE53ED">
        <w:t>F</w:t>
      </w:r>
      <w:r w:rsidR="00345193">
        <w:t xml:space="preserve">ig. </w:t>
      </w:r>
      <w:r w:rsidR="00323D80">
        <w:t>6</w:t>
      </w:r>
      <w:r w:rsidR="009F7186">
        <w:t>).</w:t>
      </w:r>
      <w:r w:rsidR="008B4925">
        <w:t xml:space="preserve"> These eight markers loaded heavily on LD1, while the remaining four had near zero loading.</w:t>
      </w:r>
      <w:r w:rsidR="009F7186">
        <w:t xml:space="preserve"> </w:t>
      </w:r>
      <w:r w:rsidR="00345046">
        <w:t>Our collections of l</w:t>
      </w:r>
      <w:r w:rsidR="00DD5BAF">
        <w:t>ate-summer run</w:t>
      </w:r>
      <w:r w:rsidR="00416490">
        <w:t xml:space="preserve"> adults</w:t>
      </w:r>
      <w:r w:rsidR="00DD5BAF">
        <w:t xml:space="preserve"> </w:t>
      </w:r>
      <w:r w:rsidR="00416490">
        <w:t>and half</w:t>
      </w:r>
      <w:r w:rsidR="00967C9C">
        <w:t xml:space="preserve"> </w:t>
      </w:r>
      <w:r w:rsidR="00416490">
        <w:t xml:space="preserve">pounders </w:t>
      </w:r>
      <w:r w:rsidR="00DD5BAF">
        <w:t xml:space="preserve">demonstrated intermediate allele frequencies at </w:t>
      </w:r>
      <w:r w:rsidR="00D36668">
        <w:t>these</w:t>
      </w:r>
      <w:r w:rsidR="00DD5BAF">
        <w:t xml:space="preserve"> </w:t>
      </w:r>
      <w:r w:rsidR="00B623AC">
        <w:t>eight</w:t>
      </w:r>
      <w:r w:rsidR="00683383">
        <w:t xml:space="preserve"> informative</w:t>
      </w:r>
      <w:r w:rsidR="00B623AC">
        <w:t xml:space="preserve"> </w:t>
      </w:r>
      <w:r w:rsidR="00DD5BAF">
        <w:t xml:space="preserve">markers. </w:t>
      </w:r>
      <w:r w:rsidR="00DC7DEE">
        <w:t xml:space="preserve">However, </w:t>
      </w:r>
      <w:r w:rsidR="00B36D6C">
        <w:t>i</w:t>
      </w:r>
      <w:r w:rsidR="00DC7DEE">
        <w:t>n addition to individuals with consistent</w:t>
      </w:r>
      <w:r w:rsidR="00C11354">
        <w:t>ly</w:t>
      </w:r>
      <w:r w:rsidR="00DC7DEE">
        <w:t xml:space="preserve"> early</w:t>
      </w:r>
      <w:r w:rsidR="007C7BEC">
        <w:t xml:space="preserve">-migration </w:t>
      </w:r>
      <w:r w:rsidR="00967C9C">
        <w:t xml:space="preserve">associated </w:t>
      </w:r>
      <w:r w:rsidR="007C7BEC">
        <w:t>homozygous genotypes</w:t>
      </w:r>
      <w:r w:rsidR="00DC7DEE">
        <w:t xml:space="preserve">, </w:t>
      </w:r>
      <w:r w:rsidR="007C7BEC">
        <w:t xml:space="preserve">late-migration </w:t>
      </w:r>
      <w:r w:rsidR="00967C9C">
        <w:t xml:space="preserve">associated </w:t>
      </w:r>
      <w:r w:rsidR="007C7BEC">
        <w:t>homozygous genotypes</w:t>
      </w:r>
      <w:r w:rsidR="006B10FA">
        <w:t>,</w:t>
      </w:r>
      <w:r w:rsidR="00611F07">
        <w:t xml:space="preserve"> </w:t>
      </w:r>
      <w:r w:rsidR="00DC7DEE">
        <w:t xml:space="preserve">or heterozygous </w:t>
      </w:r>
      <w:r w:rsidR="007C7BEC">
        <w:t>genotypes</w:t>
      </w:r>
      <w:r w:rsidR="00DC7DEE">
        <w:t xml:space="preserve"> </w:t>
      </w:r>
      <w:r w:rsidR="002652D2">
        <w:t xml:space="preserve">across </w:t>
      </w:r>
      <w:r w:rsidR="00D36668">
        <w:t>these markers</w:t>
      </w:r>
      <w:r w:rsidR="00DC7DEE">
        <w:t xml:space="preserve">, many individuals displayed </w:t>
      </w:r>
      <w:r w:rsidR="00AC1DAC">
        <w:t xml:space="preserve">recombinant </w:t>
      </w:r>
      <w:r w:rsidR="007901AC">
        <w:t xml:space="preserve">patterns </w:t>
      </w:r>
      <w:r w:rsidR="00C11354">
        <w:t xml:space="preserve">that were </w:t>
      </w:r>
      <w:r w:rsidR="00DC7DEE">
        <w:t xml:space="preserve">homozygous for alternatively </w:t>
      </w:r>
      <w:r w:rsidR="007C7BEC">
        <w:t>early- and late-migrat</w:t>
      </w:r>
      <w:r w:rsidR="00D515FB">
        <w:t>ion</w:t>
      </w:r>
      <w:r w:rsidR="00F97EEE">
        <w:t xml:space="preserve"> associated</w:t>
      </w:r>
      <w:r w:rsidR="002555AD">
        <w:t xml:space="preserve"> </w:t>
      </w:r>
      <w:r w:rsidR="00DC7DEE">
        <w:t xml:space="preserve">alleles at adjacent </w:t>
      </w:r>
      <w:r w:rsidR="00416490">
        <w:t>positions</w:t>
      </w:r>
      <w:r w:rsidR="00C11354">
        <w:t xml:space="preserve"> along the genome</w:t>
      </w:r>
      <w:r w:rsidR="00DC7DEE">
        <w:t xml:space="preserve">. To examine this apparent disruption of </w:t>
      </w:r>
      <w:r w:rsidR="002652D2">
        <w:t xml:space="preserve">the </w:t>
      </w:r>
      <w:r w:rsidR="003170EF">
        <w:t xml:space="preserve">strong </w:t>
      </w:r>
      <w:r w:rsidR="00AF57C3">
        <w:t>linkage</w:t>
      </w:r>
      <w:r w:rsidR="00DC7DEE">
        <w:t xml:space="preserve"> observed in early-summer </w:t>
      </w:r>
      <w:r w:rsidR="00416490">
        <w:t xml:space="preserve">and winter </w:t>
      </w:r>
      <w:r w:rsidR="00DC7DEE">
        <w:lastRenderedPageBreak/>
        <w:t xml:space="preserve">runs in </w:t>
      </w:r>
      <w:r w:rsidR="00CE61A3">
        <w:t xml:space="preserve">the </w:t>
      </w:r>
      <w:r w:rsidR="001765C5">
        <w:rPr>
          <w:i/>
          <w:iCs/>
        </w:rPr>
        <w:t>greb1l-rock1</w:t>
      </w:r>
      <w:r w:rsidR="00CE61A3">
        <w:t xml:space="preserve"> region</w:t>
      </w:r>
      <w:r w:rsidR="00AC1DAC">
        <w:t xml:space="preserve"> (</w:t>
      </w:r>
      <w:r w:rsidR="001112D3">
        <w:t>S</w:t>
      </w:r>
      <w:r w:rsidR="00AC1DAC">
        <w:t xml:space="preserve">upplemental </w:t>
      </w:r>
      <w:r w:rsidR="00EE53ED" w:rsidRPr="008B4925">
        <w:rPr>
          <w:color w:val="000000" w:themeColor="text1"/>
        </w:rPr>
        <w:t>F</w:t>
      </w:r>
      <w:r w:rsidR="00AC1DAC" w:rsidRPr="008B4925">
        <w:rPr>
          <w:color w:val="000000" w:themeColor="text1"/>
        </w:rPr>
        <w:t xml:space="preserve">ig. </w:t>
      </w:r>
      <w:r w:rsidR="001112D3" w:rsidRPr="008B4925">
        <w:rPr>
          <w:color w:val="000000" w:themeColor="text1"/>
        </w:rPr>
        <w:t>2</w:t>
      </w:r>
      <w:r w:rsidR="00AC1DAC" w:rsidRPr="008B4925">
        <w:rPr>
          <w:color w:val="000000" w:themeColor="text1"/>
        </w:rPr>
        <w:t>)</w:t>
      </w:r>
      <w:r w:rsidR="00DC7DEE" w:rsidRPr="008B4925">
        <w:rPr>
          <w:color w:val="000000" w:themeColor="text1"/>
        </w:rPr>
        <w:t xml:space="preserve">, </w:t>
      </w:r>
      <w:r w:rsidR="00DC7DEE">
        <w:t xml:space="preserve">we statistically phased </w:t>
      </w:r>
      <w:r w:rsidR="00986EE5">
        <w:t>genotypes</w:t>
      </w:r>
      <w:r w:rsidR="00DC7DEE">
        <w:t xml:space="preserve"> at </w:t>
      </w:r>
      <w:r w:rsidR="00010FA7">
        <w:t>the</w:t>
      </w:r>
      <w:r w:rsidR="00D36668">
        <w:t>se</w:t>
      </w:r>
      <w:r w:rsidR="00010FA7">
        <w:t xml:space="preserve"> </w:t>
      </w:r>
      <w:r w:rsidR="00491DAD">
        <w:t>eight</w:t>
      </w:r>
      <w:r w:rsidR="00010FA7">
        <w:t xml:space="preserve"> </w:t>
      </w:r>
      <w:r w:rsidR="00DC7DEE">
        <w:t xml:space="preserve">markers. </w:t>
      </w:r>
    </w:p>
    <w:p w14:paraId="7226401E" w14:textId="265AB099" w:rsidR="00082B9E" w:rsidRDefault="00F16B15" w:rsidP="00F51349">
      <w:pPr>
        <w:spacing w:line="480" w:lineRule="auto"/>
        <w:ind w:firstLine="720"/>
      </w:pPr>
      <w:r>
        <w:t xml:space="preserve">We </w:t>
      </w:r>
      <w:r w:rsidR="007901AC">
        <w:t xml:space="preserve">inferred </w:t>
      </w:r>
      <w:r>
        <w:t xml:space="preserve">22 haplotypes in </w:t>
      </w:r>
      <w:r w:rsidR="00967C9C">
        <w:t xml:space="preserve">the </w:t>
      </w:r>
      <w:r>
        <w:t>late-summer</w:t>
      </w:r>
      <w:r w:rsidR="00967C9C">
        <w:t xml:space="preserve"> run</w:t>
      </w:r>
      <w:r>
        <w:t>, 25 in half</w:t>
      </w:r>
      <w:r w:rsidR="00967C9C">
        <w:t xml:space="preserve"> </w:t>
      </w:r>
      <w:r>
        <w:t>pounders, a single haplotype in the early-summer</w:t>
      </w:r>
      <w:r w:rsidR="00967C9C">
        <w:t xml:space="preserve"> run</w:t>
      </w:r>
      <w:r>
        <w:t>, and two in winter run. To better understand the relationships among these haplotypes</w:t>
      </w:r>
      <w:r w:rsidR="000011B5">
        <w:t xml:space="preserve"> we inferred a haplotype </w:t>
      </w:r>
      <w:r w:rsidR="000011B5" w:rsidRPr="001112D3">
        <w:rPr>
          <w:color w:val="000000" w:themeColor="text1"/>
        </w:rPr>
        <w:t>network (</w:t>
      </w:r>
      <w:r w:rsidR="001112D3" w:rsidRPr="001112D3">
        <w:rPr>
          <w:color w:val="000000" w:themeColor="text1"/>
        </w:rPr>
        <w:t>S</w:t>
      </w:r>
      <w:r w:rsidR="00D62958" w:rsidRPr="001112D3">
        <w:rPr>
          <w:color w:val="000000" w:themeColor="text1"/>
        </w:rPr>
        <w:t xml:space="preserve">upplemental </w:t>
      </w:r>
      <w:r w:rsidR="00784CDA" w:rsidRPr="001112D3">
        <w:rPr>
          <w:color w:val="000000" w:themeColor="text1"/>
        </w:rPr>
        <w:t>F</w:t>
      </w:r>
      <w:r w:rsidR="000011B5" w:rsidRPr="001112D3">
        <w:rPr>
          <w:color w:val="000000" w:themeColor="text1"/>
        </w:rPr>
        <w:t xml:space="preserve">ig. </w:t>
      </w:r>
      <w:r w:rsidR="001112D3" w:rsidRPr="001112D3">
        <w:rPr>
          <w:color w:val="000000" w:themeColor="text1"/>
        </w:rPr>
        <w:t>3</w:t>
      </w:r>
      <w:r w:rsidR="000011B5" w:rsidRPr="001112D3">
        <w:rPr>
          <w:color w:val="000000" w:themeColor="text1"/>
        </w:rPr>
        <w:t xml:space="preserve">). </w:t>
      </w:r>
      <w:r w:rsidR="000011B5">
        <w:t xml:space="preserve">There were no private haplotypes within either the early-summer or winter run </w:t>
      </w:r>
      <w:r w:rsidR="003014F1">
        <w:t>collection</w:t>
      </w:r>
      <w:r w:rsidR="000011B5">
        <w:t>s; many late-summer run and half</w:t>
      </w:r>
      <w:r w:rsidR="00967C9C">
        <w:t xml:space="preserve"> </w:t>
      </w:r>
      <w:r w:rsidR="000011B5">
        <w:t>pounders carry complete early- or late-migration haplotypes with no recombination. To examine how haplotype diversity was distributed among groups of late-summer run adults and half-pounders assigned as early- or late-migrators</w:t>
      </w:r>
      <w:r w:rsidR="00C74135">
        <w:t xml:space="preserve"> or unassigned</w:t>
      </w:r>
      <w:r>
        <w:t xml:space="preserve">, we hierarchically clustered </w:t>
      </w:r>
      <w:r w:rsidR="000011B5">
        <w:t xml:space="preserve">haplotypes </w:t>
      </w:r>
      <w:r>
        <w:t>within each</w:t>
      </w:r>
      <w:r w:rsidR="00717C6B">
        <w:t xml:space="preserve"> of these</w:t>
      </w:r>
      <w:r>
        <w:t xml:space="preserve"> </w:t>
      </w:r>
      <w:r w:rsidR="000011B5">
        <w:t>group</w:t>
      </w:r>
      <w:r w:rsidR="00717C6B">
        <w:t>s</w:t>
      </w:r>
      <w:r w:rsidR="001112D3">
        <w:t xml:space="preserve">. </w:t>
      </w:r>
      <w:r w:rsidR="00F51349">
        <w:t>L</w:t>
      </w:r>
      <w:r w:rsidR="00C74135">
        <w:t xml:space="preserve">ate-summer run adults and half-pounders </w:t>
      </w:r>
      <w:r w:rsidR="00774CF1">
        <w:t>that</w:t>
      </w:r>
      <w:r w:rsidR="00064B65">
        <w:t xml:space="preserve"> </w:t>
      </w:r>
      <w:del w:id="93" w:author="Kathleen O'Malley" w:date="2023-05-31T11:26:00Z">
        <w:r w:rsidR="00064B65" w:rsidDel="00EA6518">
          <w:delText>are</w:delText>
        </w:r>
        <w:r w:rsidR="00774CF1" w:rsidDel="00EA6518">
          <w:delText xml:space="preserve"> </w:delText>
        </w:r>
      </w:del>
      <w:r w:rsidR="00C74135">
        <w:t xml:space="preserve">assigned as genetically similar to early- or late-migrators carried two copies each of the complete early- or late-migration haplotypes, respectively. Among unassigned late-summer run adults and half-pounders, some individuals carried a single copy of </w:t>
      </w:r>
      <w:r w:rsidR="00F51349">
        <w:t xml:space="preserve">either </w:t>
      </w:r>
      <w:r w:rsidR="00C74135">
        <w:t>the complete early- and late-migration haplotypes, but recombination was common</w:t>
      </w:r>
      <w:r w:rsidR="00F51349">
        <w:t xml:space="preserve"> (</w:t>
      </w:r>
      <w:r w:rsidR="00323D80">
        <w:t>Fig.</w:t>
      </w:r>
      <w:r w:rsidR="00F51349">
        <w:t xml:space="preserve"> </w:t>
      </w:r>
      <w:r w:rsidR="00323D80">
        <w:t>7</w:t>
      </w:r>
      <w:r w:rsidR="00F51349">
        <w:t>)</w:t>
      </w:r>
      <w:r w:rsidR="00C74135">
        <w:t>.</w:t>
      </w:r>
    </w:p>
    <w:p w14:paraId="23E68185" w14:textId="5D03A00F" w:rsidR="006E719B" w:rsidRDefault="006E719B">
      <w:r>
        <w:br w:type="page"/>
      </w:r>
    </w:p>
    <w:p w14:paraId="78A43464" w14:textId="02C81919" w:rsidR="002A040D" w:rsidRDefault="006E719B" w:rsidP="006E719B">
      <w:pPr>
        <w:spacing w:line="480" w:lineRule="auto"/>
        <w:rPr>
          <w:b/>
          <w:bCs/>
        </w:rPr>
      </w:pPr>
      <w:r>
        <w:rPr>
          <w:b/>
          <w:bCs/>
        </w:rPr>
        <w:lastRenderedPageBreak/>
        <w:t>Discussion</w:t>
      </w:r>
    </w:p>
    <w:p w14:paraId="51778CE0" w14:textId="0D505183" w:rsidR="00353BCB" w:rsidRPr="00D14817" w:rsidRDefault="00D14817" w:rsidP="006E719B">
      <w:pPr>
        <w:spacing w:line="480" w:lineRule="auto"/>
        <w:rPr>
          <w:u w:val="single"/>
        </w:rPr>
      </w:pPr>
      <w:r>
        <w:rPr>
          <w:u w:val="single"/>
        </w:rPr>
        <w:t>Structure at Neutral Markers</w:t>
      </w:r>
    </w:p>
    <w:p w14:paraId="4C25D94F" w14:textId="665F1765" w:rsidR="00D14817" w:rsidRPr="00960B7D" w:rsidRDefault="00D14817" w:rsidP="00D14817">
      <w:pPr>
        <w:spacing w:line="480" w:lineRule="auto"/>
        <w:ind w:firstLine="360"/>
        <w:rPr>
          <w:color w:val="000000" w:themeColor="text1"/>
        </w:rPr>
      </w:pPr>
      <w:r w:rsidRPr="00D14817">
        <w:rPr>
          <w:color w:val="000000" w:themeColor="text1"/>
        </w:rPr>
        <w:t xml:space="preserve">We found no evidence of strong genetic structure at neutral markers. Our PCA and STRUCTURE </w:t>
      </w:r>
      <w:r>
        <w:rPr>
          <w:color w:val="000000" w:themeColor="text1"/>
        </w:rPr>
        <w:t xml:space="preserve">results </w:t>
      </w:r>
      <w:r w:rsidRPr="00D14817">
        <w:rPr>
          <w:color w:val="000000" w:themeColor="text1"/>
        </w:rPr>
        <w:t xml:space="preserve">both suggest </w:t>
      </w:r>
      <w:r w:rsidR="00967C9C">
        <w:rPr>
          <w:color w:val="000000" w:themeColor="text1"/>
        </w:rPr>
        <w:t xml:space="preserve">that </w:t>
      </w:r>
      <w:r>
        <w:t xml:space="preserve">there is </w:t>
      </w:r>
      <w:r w:rsidR="00AB7195">
        <w:t>greater</w:t>
      </w:r>
      <w:r>
        <w:t xml:space="preserve"> </w:t>
      </w:r>
      <w:r w:rsidR="00AB7195">
        <w:t>variation</w:t>
      </w:r>
      <w:r w:rsidR="00967C9C" w:rsidRPr="00967C9C">
        <w:t xml:space="preserve"> </w:t>
      </w:r>
      <w:r w:rsidR="00967C9C">
        <w:t>at a subset of neutral markers</w:t>
      </w:r>
      <w:r w:rsidR="00AB7195">
        <w:t xml:space="preserve"> </w:t>
      </w:r>
      <w:r>
        <w:t>within our collections of late-summer</w:t>
      </w:r>
      <w:r w:rsidR="00D86CA3">
        <w:t xml:space="preserve"> run</w:t>
      </w:r>
      <w:r>
        <w:t xml:space="preserve"> and half</w:t>
      </w:r>
      <w:r w:rsidR="00D86CA3">
        <w:t xml:space="preserve"> </w:t>
      </w:r>
      <w:r>
        <w:t>pounders tha</w:t>
      </w:r>
      <w:r w:rsidR="00967C9C">
        <w:t xml:space="preserve">n </w:t>
      </w:r>
      <w:r>
        <w:t xml:space="preserve">early-summer and winter runs. </w:t>
      </w:r>
      <w:r>
        <w:rPr>
          <w:color w:val="000000" w:themeColor="text1"/>
        </w:rPr>
        <w:t xml:space="preserve">We </w:t>
      </w:r>
      <w:r w:rsidRPr="00DF0173">
        <w:rPr>
          <w:color w:val="000000" w:themeColor="text1"/>
        </w:rPr>
        <w:t>attribute th</w:t>
      </w:r>
      <w:r>
        <w:rPr>
          <w:color w:val="000000" w:themeColor="text1"/>
        </w:rPr>
        <w:t>is</w:t>
      </w:r>
      <w:r w:rsidRPr="00DF0173">
        <w:rPr>
          <w:color w:val="000000" w:themeColor="text1"/>
        </w:rPr>
        <w:t xml:space="preserve"> pattern to our sampling design</w:t>
      </w:r>
      <w:r>
        <w:rPr>
          <w:color w:val="000000" w:themeColor="text1"/>
        </w:rPr>
        <w:t>; the minor genet</w:t>
      </w:r>
      <w:r w:rsidRPr="0048395E">
        <w:rPr>
          <w:color w:val="000000" w:themeColor="text1"/>
        </w:rPr>
        <w:t xml:space="preserve">ic </w:t>
      </w:r>
      <w:r w:rsidRPr="00960B7D">
        <w:rPr>
          <w:color w:val="000000" w:themeColor="text1"/>
        </w:rPr>
        <w:t xml:space="preserve">structure </w:t>
      </w:r>
      <w:r>
        <w:rPr>
          <w:color w:val="000000" w:themeColor="text1"/>
        </w:rPr>
        <w:t xml:space="preserve">observed </w:t>
      </w:r>
      <w:r w:rsidRPr="00960B7D">
        <w:rPr>
          <w:color w:val="000000" w:themeColor="text1"/>
        </w:rPr>
        <w:t xml:space="preserve">is likely due to </w:t>
      </w:r>
      <w:r w:rsidRPr="0048395E">
        <w:rPr>
          <w:color w:val="000000" w:themeColor="text1"/>
        </w:rPr>
        <w:t xml:space="preserve">restricted </w:t>
      </w:r>
      <w:r>
        <w:rPr>
          <w:color w:val="000000" w:themeColor="text1"/>
        </w:rPr>
        <w:t>gene flow</w:t>
      </w:r>
      <w:r w:rsidRPr="00DF0173">
        <w:rPr>
          <w:color w:val="000000" w:themeColor="text1"/>
        </w:rPr>
        <w:t xml:space="preserve"> among spawning groups from different tributaries upstream of the estuary where late-summer </w:t>
      </w:r>
      <w:r>
        <w:rPr>
          <w:color w:val="000000" w:themeColor="text1"/>
        </w:rPr>
        <w:t xml:space="preserve">and half-pounder </w:t>
      </w:r>
      <w:r w:rsidRPr="00DF0173">
        <w:rPr>
          <w:color w:val="000000" w:themeColor="text1"/>
        </w:rPr>
        <w:t>individuals were sampled</w:t>
      </w:r>
      <w:r>
        <w:rPr>
          <w:color w:val="000000" w:themeColor="text1"/>
        </w:rPr>
        <w:t xml:space="preserve">. Our conclusion is also supported by the observation </w:t>
      </w:r>
      <w:r w:rsidRPr="00E24BA8">
        <w:rPr>
          <w:color w:val="000000" w:themeColor="text1"/>
        </w:rPr>
        <w:t xml:space="preserve">that </w:t>
      </w:r>
      <w:r w:rsidR="005F6B8B" w:rsidRPr="00E24BA8">
        <w:rPr>
          <w:color w:val="000000" w:themeColor="text1"/>
        </w:rPr>
        <w:t>m</w:t>
      </w:r>
      <w:r w:rsidR="005F6B8B">
        <w:rPr>
          <w:color w:val="000000" w:themeColor="text1"/>
        </w:rPr>
        <w:t>ultiple</w:t>
      </w:r>
      <w:r w:rsidRPr="00E24BA8">
        <w:rPr>
          <w:color w:val="000000" w:themeColor="text1"/>
        </w:rPr>
        <w:t xml:space="preserve"> </w:t>
      </w:r>
      <w:r>
        <w:rPr>
          <w:color w:val="000000" w:themeColor="text1"/>
        </w:rPr>
        <w:t xml:space="preserve">neutral </w:t>
      </w:r>
      <w:r w:rsidRPr="00E24BA8">
        <w:rPr>
          <w:color w:val="000000" w:themeColor="text1"/>
        </w:rPr>
        <w:t>markers</w:t>
      </w:r>
      <w:r w:rsidRPr="00960B7D">
        <w:rPr>
          <w:color w:val="000000" w:themeColor="text1"/>
        </w:rPr>
        <w:t xml:space="preserve"> demonstrated an excess of homozygosity </w:t>
      </w:r>
      <w:r>
        <w:rPr>
          <w:color w:val="000000" w:themeColor="text1"/>
        </w:rPr>
        <w:t xml:space="preserve">within our </w:t>
      </w:r>
      <w:r w:rsidRPr="00960B7D">
        <w:rPr>
          <w:color w:val="000000" w:themeColor="text1"/>
        </w:rPr>
        <w:t xml:space="preserve">late-summer </w:t>
      </w:r>
      <w:r w:rsidR="00D86CA3">
        <w:rPr>
          <w:color w:val="000000" w:themeColor="text1"/>
        </w:rPr>
        <w:t xml:space="preserve">run </w:t>
      </w:r>
      <w:r>
        <w:rPr>
          <w:color w:val="000000" w:themeColor="text1"/>
        </w:rPr>
        <w:t>and half-pounder</w:t>
      </w:r>
      <w:r w:rsidR="00D86CA3">
        <w:rPr>
          <w:color w:val="000000" w:themeColor="text1"/>
        </w:rPr>
        <w:t xml:space="preserve"> collections</w:t>
      </w:r>
      <w:r w:rsidRPr="00960B7D">
        <w:rPr>
          <w:color w:val="000000" w:themeColor="text1"/>
        </w:rPr>
        <w:t xml:space="preserve">, but not </w:t>
      </w:r>
      <w:r w:rsidR="00D86CA3">
        <w:rPr>
          <w:color w:val="000000" w:themeColor="text1"/>
        </w:rPr>
        <w:t xml:space="preserve">our </w:t>
      </w:r>
      <w:r w:rsidRPr="00960B7D">
        <w:rPr>
          <w:color w:val="000000" w:themeColor="text1"/>
        </w:rPr>
        <w:t>early-summer or winter run</w:t>
      </w:r>
      <w:r w:rsidR="00D86CA3">
        <w:rPr>
          <w:color w:val="000000" w:themeColor="text1"/>
        </w:rPr>
        <w:t xml:space="preserve"> collections</w:t>
      </w:r>
      <w:r w:rsidRPr="00960B7D">
        <w:rPr>
          <w:color w:val="000000" w:themeColor="text1"/>
        </w:rPr>
        <w:t xml:space="preserve">, suggestive of </w:t>
      </w:r>
      <w:proofErr w:type="spellStart"/>
      <w:r w:rsidRPr="00960B7D">
        <w:rPr>
          <w:color w:val="000000" w:themeColor="text1"/>
        </w:rPr>
        <w:t>Wahlund</w:t>
      </w:r>
      <w:proofErr w:type="spellEnd"/>
      <w:r w:rsidRPr="00960B7D">
        <w:rPr>
          <w:color w:val="000000" w:themeColor="text1"/>
        </w:rPr>
        <w:t xml:space="preserve"> effects</w:t>
      </w:r>
      <w:r w:rsidR="00D86CA3">
        <w:rPr>
          <w:color w:val="000000" w:themeColor="text1"/>
        </w:rPr>
        <w:t xml:space="preserve"> in the former groups</w:t>
      </w:r>
      <w:r w:rsidRPr="00960B7D">
        <w:rPr>
          <w:color w:val="000000" w:themeColor="text1"/>
        </w:rPr>
        <w:t>.</w:t>
      </w:r>
      <w:r w:rsidRPr="0069553D">
        <w:rPr>
          <w:color w:val="000000" w:themeColor="text1"/>
        </w:rPr>
        <w:t xml:space="preserve"> </w:t>
      </w:r>
      <w:r w:rsidRPr="00DF0173">
        <w:rPr>
          <w:color w:val="000000" w:themeColor="text1"/>
        </w:rPr>
        <w:t>We might have observed a similar pattern in early-summer and winter run</w:t>
      </w:r>
      <w:r w:rsidR="00D86CA3">
        <w:rPr>
          <w:color w:val="000000" w:themeColor="text1"/>
        </w:rPr>
        <w:t>s</w:t>
      </w:r>
      <w:r w:rsidRPr="00DF0173">
        <w:rPr>
          <w:color w:val="000000" w:themeColor="text1"/>
        </w:rPr>
        <w:t xml:space="preserve"> had they</w:t>
      </w:r>
      <w:r>
        <w:rPr>
          <w:color w:val="000000" w:themeColor="text1"/>
        </w:rPr>
        <w:t xml:space="preserve"> also</w:t>
      </w:r>
      <w:r w:rsidRPr="00DF0173">
        <w:rPr>
          <w:color w:val="000000" w:themeColor="text1"/>
        </w:rPr>
        <w:t xml:space="preserve"> been </w:t>
      </w:r>
      <w:r>
        <w:rPr>
          <w:color w:val="000000" w:themeColor="text1"/>
        </w:rPr>
        <w:t>sampled</w:t>
      </w:r>
      <w:r w:rsidRPr="00DF0173">
        <w:rPr>
          <w:color w:val="000000" w:themeColor="text1"/>
        </w:rPr>
        <w:t xml:space="preserve"> </w:t>
      </w:r>
      <w:r>
        <w:rPr>
          <w:color w:val="000000" w:themeColor="text1"/>
        </w:rPr>
        <w:t xml:space="preserve">closer to </w:t>
      </w:r>
      <w:r w:rsidR="003853F5">
        <w:rPr>
          <w:color w:val="000000" w:themeColor="text1"/>
        </w:rPr>
        <w:t xml:space="preserve">the </w:t>
      </w:r>
      <w:r w:rsidRPr="00DF0173">
        <w:rPr>
          <w:color w:val="000000" w:themeColor="text1"/>
        </w:rPr>
        <w:t>estuary</w:t>
      </w:r>
      <w:r>
        <w:rPr>
          <w:color w:val="000000" w:themeColor="text1"/>
        </w:rPr>
        <w:t xml:space="preserve">, or if upstream sampling </w:t>
      </w:r>
      <w:r w:rsidR="005A1B54">
        <w:rPr>
          <w:color w:val="000000" w:themeColor="text1"/>
        </w:rPr>
        <w:t xml:space="preserve">for early-summer and winter runs </w:t>
      </w:r>
      <w:r>
        <w:rPr>
          <w:color w:val="000000" w:themeColor="text1"/>
        </w:rPr>
        <w:t>ha</w:t>
      </w:r>
      <w:r w:rsidR="005A1B54">
        <w:rPr>
          <w:color w:val="000000" w:themeColor="text1"/>
        </w:rPr>
        <w:t>d</w:t>
      </w:r>
      <w:r>
        <w:rPr>
          <w:color w:val="000000" w:themeColor="text1"/>
        </w:rPr>
        <w:t xml:space="preserve"> been conducted across more tributaries. </w:t>
      </w:r>
    </w:p>
    <w:p w14:paraId="3E8BD91F" w14:textId="77777777" w:rsidR="00353BCB" w:rsidRDefault="00353BCB" w:rsidP="006E719B">
      <w:pPr>
        <w:spacing w:line="480" w:lineRule="auto"/>
        <w:rPr>
          <w:b/>
          <w:bCs/>
        </w:rPr>
      </w:pPr>
    </w:p>
    <w:p w14:paraId="41CA9C13" w14:textId="03079BB6" w:rsidR="002A040D" w:rsidRDefault="00717C6B" w:rsidP="002A040D">
      <w:pPr>
        <w:spacing w:line="480" w:lineRule="auto"/>
        <w:rPr>
          <w:u w:val="single"/>
        </w:rPr>
      </w:pPr>
      <w:r>
        <w:rPr>
          <w:u w:val="single"/>
        </w:rPr>
        <w:t>Are</w:t>
      </w:r>
      <w:r w:rsidR="003554B0">
        <w:rPr>
          <w:u w:val="single"/>
        </w:rPr>
        <w:t xml:space="preserve"> Late-Summer Run Steelhead </w:t>
      </w:r>
      <w:r w:rsidR="00B36D6C">
        <w:rPr>
          <w:u w:val="single"/>
        </w:rPr>
        <w:t>b</w:t>
      </w:r>
      <w:r>
        <w:rPr>
          <w:u w:val="single"/>
        </w:rPr>
        <w:t xml:space="preserve">etter Understood as Genetically </w:t>
      </w:r>
      <w:r w:rsidR="003554B0">
        <w:rPr>
          <w:u w:val="single"/>
        </w:rPr>
        <w:t>Early</w:t>
      </w:r>
      <w:r w:rsidR="004D3D28">
        <w:rPr>
          <w:u w:val="single"/>
        </w:rPr>
        <w:t xml:space="preserve"> </w:t>
      </w:r>
      <w:del w:id="94" w:author="Kathleen O'Malley" w:date="2023-05-31T11:38:00Z">
        <w:r w:rsidR="003554B0" w:rsidDel="00581621">
          <w:rPr>
            <w:u w:val="single"/>
          </w:rPr>
          <w:delText xml:space="preserve"> </w:delText>
        </w:r>
      </w:del>
      <w:r w:rsidR="003554B0">
        <w:rPr>
          <w:u w:val="single"/>
        </w:rPr>
        <w:t>or Late</w:t>
      </w:r>
      <w:r w:rsidR="004D3D28">
        <w:rPr>
          <w:u w:val="single"/>
        </w:rPr>
        <w:t xml:space="preserve"> </w:t>
      </w:r>
      <w:r w:rsidR="003554B0">
        <w:rPr>
          <w:u w:val="single"/>
        </w:rPr>
        <w:t>Migrators</w:t>
      </w:r>
      <w:r w:rsidR="00E41952">
        <w:rPr>
          <w:u w:val="single"/>
        </w:rPr>
        <w:t>?</w:t>
      </w:r>
    </w:p>
    <w:p w14:paraId="719CAEA9" w14:textId="7AE794B2" w:rsidR="004C5379" w:rsidRDefault="000521D8" w:rsidP="003554B0">
      <w:pPr>
        <w:spacing w:line="480" w:lineRule="auto"/>
        <w:ind w:firstLine="360"/>
        <w:rPr>
          <w:color w:val="000000" w:themeColor="text1"/>
        </w:rPr>
      </w:pPr>
      <w:r w:rsidRPr="00960B7D">
        <w:t xml:space="preserve">On </w:t>
      </w:r>
      <w:r w:rsidR="002A040D" w:rsidRPr="009E0DB8">
        <w:t>the Rogue</w:t>
      </w:r>
      <w:r w:rsidR="002A040D">
        <w:t xml:space="preserve"> River</w:t>
      </w:r>
      <w:r>
        <w:t xml:space="preserve">, </w:t>
      </w:r>
      <w:r w:rsidR="007D409E">
        <w:t xml:space="preserve">adult </w:t>
      </w:r>
      <w:r>
        <w:t xml:space="preserve">steelhead </w:t>
      </w:r>
      <w:r w:rsidR="002A040D">
        <w:t xml:space="preserve">enter freshwater </w:t>
      </w:r>
      <w:r w:rsidR="00B9064F">
        <w:t>in</w:t>
      </w:r>
      <w:r w:rsidR="002A040D">
        <w:t xml:space="preserve"> three distinct </w:t>
      </w:r>
      <w:r w:rsidR="00D139AF">
        <w:t>pulses</w:t>
      </w:r>
      <w:r w:rsidR="002A040D">
        <w:t xml:space="preserve"> with </w:t>
      </w:r>
      <w:r w:rsidR="00EC614D">
        <w:t>relatively fewer entering</w:t>
      </w:r>
      <w:r w:rsidR="002A040D">
        <w:t xml:space="preserve"> freshwater entry in the periods between them. </w:t>
      </w:r>
      <w:r w:rsidR="004C5379">
        <w:rPr>
          <w:color w:val="000000" w:themeColor="text1"/>
        </w:rPr>
        <w:t>Equipped with new genetic tools, we revisit a longstanding question</w:t>
      </w:r>
      <w:r w:rsidR="003554B0">
        <w:rPr>
          <w:color w:val="000000" w:themeColor="text1"/>
        </w:rPr>
        <w:t xml:space="preserve"> </w:t>
      </w:r>
      <w:r w:rsidR="003631C9">
        <w:fldChar w:fldCharType="begin"/>
      </w:r>
      <w:r w:rsidR="003631C9">
        <w:instrText xml:space="preserve"> ADDIN EN.CITE &lt;EndNote&gt;&lt;Cite&gt;&lt;Author&gt;Everest&lt;/Author&gt;&lt;Year&gt;1973&lt;/Year&gt;&lt;RecNum&gt;1347&lt;/RecNum&gt;&lt;DisplayText&gt;(Everest 1973; Roelofs 1983; Busby 1994)&lt;/DisplayText&gt;&lt;record&gt;&lt;rec-number&gt;1347&lt;/rec-number&gt;&lt;foreign-keys&gt;&lt;key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Cite&gt;&lt;Author&gt;Busby&lt;/Author&gt;&lt;Year&gt;1994&lt;/Year&gt;&lt;RecNum&gt;1419&lt;/RecNum&gt;&lt;record&gt;&lt;rec-number&gt;1419&lt;/rec-number&gt;&lt;foreign-keys&gt;&lt;key app="EN" db-id="fstdwt0t3xzrskewzvmxpsf80xx25990rfrd" timestamp="1603421552"&gt;1419&lt;/key&gt;&lt;key app="ENWeb" db-id=""&gt;0&lt;/key&gt;&lt;/foreign-keys&gt;&lt;ref-type name="Journal Article"&gt;17&lt;/ref-type&gt;&lt;contributors&gt;&lt;authors&gt;&lt;author&gt;Busby&lt;/author&gt;&lt;/authors&gt;&lt;/contributors&gt;&lt;titles&gt;&lt;title&gt;Status Review for Klamath Mountains Province Steelhead&lt;/title&gt;&lt;/titles&gt;&lt;dates&gt;&lt;year&gt;1994&lt;/year&gt;&lt;/dates&gt;&lt;urls&gt;&lt;/urls&gt;&lt;/record&gt;&lt;/Cite&gt;&lt;/EndNote&gt;</w:instrText>
      </w:r>
      <w:r w:rsidR="003631C9">
        <w:fldChar w:fldCharType="separate"/>
      </w:r>
      <w:r w:rsidR="003631C9">
        <w:rPr>
          <w:noProof/>
        </w:rPr>
        <w:t>(Everest 1973; Roelofs 1983; Busby 1994)</w:t>
      </w:r>
      <w:r w:rsidR="003631C9">
        <w:fldChar w:fldCharType="end"/>
      </w:r>
      <w:r w:rsidR="004C5379">
        <w:rPr>
          <w:color w:val="000000" w:themeColor="text1"/>
        </w:rPr>
        <w:t xml:space="preserve">: </w:t>
      </w:r>
      <w:r w:rsidR="007D409E">
        <w:rPr>
          <w:color w:val="000000" w:themeColor="text1"/>
        </w:rPr>
        <w:t>A</w:t>
      </w:r>
      <w:r w:rsidR="004C5379">
        <w:rPr>
          <w:color w:val="000000" w:themeColor="text1"/>
        </w:rPr>
        <w:t>re</w:t>
      </w:r>
      <w:r w:rsidR="00773073" w:rsidRPr="0040314E">
        <w:rPr>
          <w:color w:val="000000" w:themeColor="text1"/>
        </w:rPr>
        <w:t xml:space="preserve"> </w:t>
      </w:r>
      <w:r w:rsidR="004C5379">
        <w:rPr>
          <w:color w:val="000000" w:themeColor="text1"/>
        </w:rPr>
        <w:t xml:space="preserve">Rogue River </w:t>
      </w:r>
      <w:r w:rsidR="008C61A5">
        <w:rPr>
          <w:color w:val="000000" w:themeColor="text1"/>
        </w:rPr>
        <w:t xml:space="preserve">steelhead with intermediate migration timing </w:t>
      </w:r>
      <w:r w:rsidR="00773073" w:rsidRPr="0040314E">
        <w:rPr>
          <w:color w:val="000000" w:themeColor="text1"/>
        </w:rPr>
        <w:t xml:space="preserve">better understood as </w:t>
      </w:r>
      <w:r w:rsidR="00773073" w:rsidRPr="00CE6F4A">
        <w:rPr>
          <w:color w:val="000000" w:themeColor="text1"/>
        </w:rPr>
        <w:t>summer steelhead (i.e. early</w:t>
      </w:r>
      <w:r w:rsidR="004D3D28">
        <w:rPr>
          <w:color w:val="000000" w:themeColor="text1"/>
        </w:rPr>
        <w:t xml:space="preserve"> </w:t>
      </w:r>
      <w:r w:rsidR="00773073" w:rsidRPr="00CE6F4A">
        <w:rPr>
          <w:color w:val="000000" w:themeColor="text1"/>
        </w:rPr>
        <w:t>migrat</w:t>
      </w:r>
      <w:r w:rsidR="005D033E">
        <w:rPr>
          <w:color w:val="000000" w:themeColor="text1"/>
        </w:rPr>
        <w:t>or</w:t>
      </w:r>
      <w:r w:rsidR="000303C4">
        <w:rPr>
          <w:color w:val="000000" w:themeColor="text1"/>
        </w:rPr>
        <w:t>s</w:t>
      </w:r>
      <w:r w:rsidR="00773073" w:rsidRPr="00CE6F4A">
        <w:rPr>
          <w:color w:val="000000" w:themeColor="text1"/>
        </w:rPr>
        <w:t>), winter steelhead (i.e. late</w:t>
      </w:r>
      <w:r w:rsidR="004D3D28">
        <w:rPr>
          <w:color w:val="000000" w:themeColor="text1"/>
        </w:rPr>
        <w:t xml:space="preserve"> </w:t>
      </w:r>
      <w:r w:rsidR="00773073" w:rsidRPr="00CE6F4A">
        <w:rPr>
          <w:color w:val="000000" w:themeColor="text1"/>
        </w:rPr>
        <w:t>migrat</w:t>
      </w:r>
      <w:r w:rsidR="005D033E">
        <w:rPr>
          <w:color w:val="000000" w:themeColor="text1"/>
        </w:rPr>
        <w:t>or</w:t>
      </w:r>
      <w:r w:rsidR="000303C4">
        <w:rPr>
          <w:color w:val="000000" w:themeColor="text1"/>
        </w:rPr>
        <w:t>s</w:t>
      </w:r>
      <w:r w:rsidR="00773073" w:rsidRPr="00CE6F4A">
        <w:rPr>
          <w:color w:val="000000" w:themeColor="text1"/>
        </w:rPr>
        <w:t xml:space="preserve">) or </w:t>
      </w:r>
      <w:r w:rsidR="00E41952">
        <w:rPr>
          <w:color w:val="000000" w:themeColor="text1"/>
        </w:rPr>
        <w:t>something else</w:t>
      </w:r>
      <w:r w:rsidR="00773073" w:rsidRPr="00CE6F4A">
        <w:rPr>
          <w:color w:val="000000" w:themeColor="text1"/>
        </w:rPr>
        <w:t>?</w:t>
      </w:r>
      <w:r w:rsidR="004C5379">
        <w:rPr>
          <w:color w:val="000000" w:themeColor="text1"/>
        </w:rPr>
        <w:t xml:space="preserve"> </w:t>
      </w:r>
      <w:r w:rsidR="00832B8C" w:rsidRPr="00575F54">
        <w:rPr>
          <w:color w:val="000000" w:themeColor="text1"/>
        </w:rPr>
        <w:t>Our results paint a more complex picture</w:t>
      </w:r>
      <w:r w:rsidR="00832B8C">
        <w:rPr>
          <w:color w:val="000000" w:themeColor="text1"/>
        </w:rPr>
        <w:t xml:space="preserve"> than common understanding</w:t>
      </w:r>
      <w:r w:rsidR="00E41952">
        <w:rPr>
          <w:color w:val="000000" w:themeColor="text1"/>
        </w:rPr>
        <w:t xml:space="preserve">, </w:t>
      </w:r>
      <w:r w:rsidR="004C5379">
        <w:rPr>
          <w:color w:val="000000" w:themeColor="text1"/>
        </w:rPr>
        <w:t xml:space="preserve">highlight the challenges associated with clustering </w:t>
      </w:r>
      <w:r w:rsidR="000037FB">
        <w:rPr>
          <w:color w:val="000000" w:themeColor="text1"/>
        </w:rPr>
        <w:lastRenderedPageBreak/>
        <w:t>biological variation</w:t>
      </w:r>
      <w:r w:rsidR="004C5379">
        <w:rPr>
          <w:color w:val="000000" w:themeColor="text1"/>
        </w:rPr>
        <w:t xml:space="preserve"> into discrete </w:t>
      </w:r>
      <w:r w:rsidR="000037FB">
        <w:rPr>
          <w:color w:val="000000" w:themeColor="text1"/>
        </w:rPr>
        <w:t>categories</w:t>
      </w:r>
      <w:r w:rsidR="00E41952">
        <w:rPr>
          <w:color w:val="000000" w:themeColor="text1"/>
        </w:rPr>
        <w:t xml:space="preserve">, and have implications for </w:t>
      </w:r>
      <w:r w:rsidR="004F66C3">
        <w:rPr>
          <w:color w:val="000000" w:themeColor="text1"/>
        </w:rPr>
        <w:t xml:space="preserve">the </w:t>
      </w:r>
      <w:r w:rsidR="00E41952">
        <w:rPr>
          <w:color w:val="000000" w:themeColor="text1"/>
        </w:rPr>
        <w:t xml:space="preserve">conservation of </w:t>
      </w:r>
      <w:r w:rsidR="006512E2">
        <w:rPr>
          <w:color w:val="000000" w:themeColor="text1"/>
        </w:rPr>
        <w:t>life history</w:t>
      </w:r>
      <w:r w:rsidR="00E41952">
        <w:rPr>
          <w:color w:val="000000" w:themeColor="text1"/>
        </w:rPr>
        <w:t xml:space="preserve"> diversity within steelhead.</w:t>
      </w:r>
    </w:p>
    <w:p w14:paraId="6E950818" w14:textId="20692282" w:rsidR="0098053F" w:rsidRPr="00932734" w:rsidRDefault="00441E67" w:rsidP="0069553D">
      <w:pPr>
        <w:spacing w:line="480" w:lineRule="auto"/>
        <w:ind w:firstLine="360"/>
        <w:rPr>
          <w:color w:val="000000" w:themeColor="text1"/>
        </w:rPr>
      </w:pPr>
      <w:r w:rsidRPr="001765C5">
        <w:rPr>
          <w:color w:val="000000" w:themeColor="text1"/>
        </w:rPr>
        <w:t xml:space="preserve">While </w:t>
      </w:r>
      <w:r w:rsidR="00B36D6C">
        <w:rPr>
          <w:color w:val="000000" w:themeColor="text1"/>
        </w:rPr>
        <w:t xml:space="preserve">we assigned </w:t>
      </w:r>
      <w:r w:rsidRPr="001765C5">
        <w:rPr>
          <w:color w:val="000000" w:themeColor="text1"/>
        </w:rPr>
        <w:t xml:space="preserve">some late-summer run individuals as genetically </w:t>
      </w:r>
      <w:r w:rsidR="00B36D6C">
        <w:rPr>
          <w:color w:val="000000" w:themeColor="text1"/>
        </w:rPr>
        <w:t xml:space="preserve">similar to </w:t>
      </w:r>
      <w:r w:rsidRPr="001765C5">
        <w:rPr>
          <w:color w:val="000000" w:themeColor="text1"/>
        </w:rPr>
        <w:t>early</w:t>
      </w:r>
      <w:r w:rsidR="00967C9C">
        <w:rPr>
          <w:color w:val="000000" w:themeColor="text1"/>
        </w:rPr>
        <w:t xml:space="preserve"> </w:t>
      </w:r>
      <w:r w:rsidRPr="001765C5">
        <w:rPr>
          <w:color w:val="000000" w:themeColor="text1"/>
        </w:rPr>
        <w:t>or late</w:t>
      </w:r>
      <w:r w:rsidR="00967C9C">
        <w:rPr>
          <w:color w:val="000000" w:themeColor="text1"/>
        </w:rPr>
        <w:t xml:space="preserve"> </w:t>
      </w:r>
      <w:r w:rsidRPr="001765C5">
        <w:rPr>
          <w:color w:val="000000" w:themeColor="text1"/>
        </w:rPr>
        <w:t xml:space="preserve">migrators, most late-summer run individuals </w:t>
      </w:r>
      <w:r w:rsidR="00B36D6C">
        <w:rPr>
          <w:color w:val="000000" w:themeColor="text1"/>
        </w:rPr>
        <w:t xml:space="preserve">went </w:t>
      </w:r>
      <w:r w:rsidRPr="001765C5">
        <w:rPr>
          <w:color w:val="000000" w:themeColor="text1"/>
        </w:rPr>
        <w:t xml:space="preserve">unassigned. </w:t>
      </w:r>
      <w:r w:rsidR="00640003" w:rsidRPr="001765C5">
        <w:rPr>
          <w:color w:val="000000" w:themeColor="text1"/>
        </w:rPr>
        <w:t>Extended sampling within the early-summer and winter runs may reveal additional</w:t>
      </w:r>
      <w:r w:rsidR="00640003">
        <w:rPr>
          <w:color w:val="000000" w:themeColor="text1"/>
        </w:rPr>
        <w:t xml:space="preserve"> variation at </w:t>
      </w:r>
      <w:r w:rsidR="006512E2">
        <w:rPr>
          <w:color w:val="000000" w:themeColor="text1"/>
        </w:rPr>
        <w:t>migration timing</w:t>
      </w:r>
      <w:r w:rsidR="00640003">
        <w:rPr>
          <w:color w:val="000000" w:themeColor="text1"/>
        </w:rPr>
        <w:t xml:space="preserve"> markers within these groups and widen </w:t>
      </w:r>
      <w:r w:rsidR="004D3D28">
        <w:rPr>
          <w:color w:val="000000" w:themeColor="text1"/>
        </w:rPr>
        <w:t xml:space="preserve">the </w:t>
      </w:r>
      <w:r w:rsidR="00640003">
        <w:rPr>
          <w:color w:val="000000" w:themeColor="text1"/>
        </w:rPr>
        <w:t xml:space="preserve">intervals used to assign late-summer individuals into early- or </w:t>
      </w:r>
      <w:r>
        <w:rPr>
          <w:color w:val="000000" w:themeColor="text1"/>
        </w:rPr>
        <w:t xml:space="preserve">late-migrator </w:t>
      </w:r>
      <w:r w:rsidR="00640003">
        <w:rPr>
          <w:color w:val="000000" w:themeColor="text1"/>
        </w:rPr>
        <w:t xml:space="preserve">clusters. </w:t>
      </w:r>
      <w:r w:rsidR="003C59D2">
        <w:rPr>
          <w:color w:val="000000" w:themeColor="text1"/>
        </w:rPr>
        <w:t xml:space="preserve">However, </w:t>
      </w:r>
      <w:r w:rsidR="005E5825">
        <w:rPr>
          <w:color w:val="000000" w:themeColor="text1"/>
        </w:rPr>
        <w:t>the distribution of late-summer run steelhead along the early-</w:t>
      </w:r>
      <w:r w:rsidR="004D3D28">
        <w:rPr>
          <w:color w:val="000000" w:themeColor="text1"/>
        </w:rPr>
        <w:t xml:space="preserve"> </w:t>
      </w:r>
      <w:r w:rsidR="004D3D28">
        <w:rPr>
          <w:i/>
          <w:iCs/>
          <w:color w:val="000000" w:themeColor="text1"/>
        </w:rPr>
        <w:t>vs.</w:t>
      </w:r>
      <w:r w:rsidR="005E5825">
        <w:rPr>
          <w:color w:val="000000" w:themeColor="text1"/>
        </w:rPr>
        <w:t xml:space="preserve"> late-migration genetic axis </w:t>
      </w:r>
      <w:r w:rsidR="002A5E81">
        <w:rPr>
          <w:color w:val="000000" w:themeColor="text1"/>
        </w:rPr>
        <w:t>wa</w:t>
      </w:r>
      <w:r w:rsidR="006B2C54">
        <w:rPr>
          <w:color w:val="000000" w:themeColor="text1"/>
        </w:rPr>
        <w:t>s</w:t>
      </w:r>
      <w:r w:rsidR="005E5825">
        <w:rPr>
          <w:color w:val="000000" w:themeColor="text1"/>
        </w:rPr>
        <w:t xml:space="preserve"> not bimodal. </w:t>
      </w:r>
      <w:r w:rsidR="002F2D51">
        <w:rPr>
          <w:color w:val="000000" w:themeColor="text1"/>
        </w:rPr>
        <w:t>Most</w:t>
      </w:r>
      <w:r w:rsidR="005E5825">
        <w:rPr>
          <w:color w:val="000000" w:themeColor="text1"/>
        </w:rPr>
        <w:t xml:space="preserve"> late-summer run fish demonstrate</w:t>
      </w:r>
      <w:r w:rsidR="00F97EEE">
        <w:rPr>
          <w:color w:val="000000" w:themeColor="text1"/>
        </w:rPr>
        <w:t>d</w:t>
      </w:r>
      <w:r w:rsidR="005E5825">
        <w:rPr>
          <w:color w:val="000000" w:themeColor="text1"/>
        </w:rPr>
        <w:t xml:space="preserve"> intermediate scores along this axis</w:t>
      </w:r>
      <w:r w:rsidR="008B13A7">
        <w:rPr>
          <w:color w:val="000000" w:themeColor="text1"/>
        </w:rPr>
        <w:t xml:space="preserve">, </w:t>
      </w:r>
      <w:r w:rsidR="005F6B8B">
        <w:rPr>
          <w:color w:val="000000" w:themeColor="text1"/>
        </w:rPr>
        <w:t>due to</w:t>
      </w:r>
      <w:r w:rsidR="008B13A7" w:rsidRPr="00FF6C7A">
        <w:rPr>
          <w:color w:val="000000" w:themeColor="text1"/>
        </w:rPr>
        <w:t xml:space="preserve"> high heterozygosity at migration timing markers or recombination </w:t>
      </w:r>
      <w:r w:rsidR="00CE61A3" w:rsidRPr="00FF6C7A">
        <w:rPr>
          <w:color w:val="000000" w:themeColor="text1"/>
        </w:rPr>
        <w:t>between</w:t>
      </w:r>
      <w:r w:rsidR="008B13A7" w:rsidRPr="00FF6C7A">
        <w:rPr>
          <w:color w:val="000000" w:themeColor="text1"/>
        </w:rPr>
        <w:t xml:space="preserve"> </w:t>
      </w:r>
      <w:r w:rsidR="00CE61A3" w:rsidRPr="00960B7D">
        <w:rPr>
          <w:color w:val="000000" w:themeColor="text1"/>
        </w:rPr>
        <w:t>migration timing haplotypes</w:t>
      </w:r>
      <w:r w:rsidR="005E5825">
        <w:rPr>
          <w:color w:val="000000" w:themeColor="text1"/>
        </w:rPr>
        <w:t xml:space="preserve">. </w:t>
      </w:r>
      <w:r w:rsidR="008B13A7">
        <w:rPr>
          <w:color w:val="000000" w:themeColor="text1"/>
        </w:rPr>
        <w:t>Indeed, d</w:t>
      </w:r>
      <w:r w:rsidR="005E5825">
        <w:rPr>
          <w:color w:val="000000" w:themeColor="text1"/>
        </w:rPr>
        <w:t>irect examination of inferred</w:t>
      </w:r>
      <w:r>
        <w:rPr>
          <w:color w:val="000000" w:themeColor="text1"/>
        </w:rPr>
        <w:t xml:space="preserve"> </w:t>
      </w:r>
      <w:r w:rsidRPr="00FF6C7A">
        <w:rPr>
          <w:color w:val="000000" w:themeColor="text1"/>
        </w:rPr>
        <w:t>migration timing</w:t>
      </w:r>
      <w:r w:rsidR="005E5825" w:rsidRPr="00FF6C7A">
        <w:rPr>
          <w:color w:val="000000" w:themeColor="text1"/>
        </w:rPr>
        <w:t xml:space="preserve"> haplotypes confirm</w:t>
      </w:r>
      <w:r w:rsidR="00F97EEE">
        <w:rPr>
          <w:color w:val="000000" w:themeColor="text1"/>
        </w:rPr>
        <w:t>ed that</w:t>
      </w:r>
      <w:r w:rsidR="005E5825" w:rsidRPr="00FF6C7A">
        <w:rPr>
          <w:color w:val="000000" w:themeColor="text1"/>
        </w:rPr>
        <w:t xml:space="preserve"> </w:t>
      </w:r>
      <w:r w:rsidR="00F97EEE">
        <w:rPr>
          <w:color w:val="000000" w:themeColor="text1"/>
        </w:rPr>
        <w:t>m</w:t>
      </w:r>
      <w:r w:rsidR="00075513">
        <w:rPr>
          <w:color w:val="000000" w:themeColor="text1"/>
        </w:rPr>
        <w:t xml:space="preserve">any </w:t>
      </w:r>
      <w:r w:rsidR="008B13A7">
        <w:rPr>
          <w:color w:val="000000" w:themeColor="text1"/>
        </w:rPr>
        <w:t>unassigned late-summer run individuals</w:t>
      </w:r>
      <w:r w:rsidR="008B13A7" w:rsidRPr="0069553D">
        <w:rPr>
          <w:color w:val="000000" w:themeColor="text1"/>
        </w:rPr>
        <w:t xml:space="preserve"> </w:t>
      </w:r>
      <w:r w:rsidR="008B13A7" w:rsidRPr="00960B7D">
        <w:rPr>
          <w:color w:val="000000" w:themeColor="text1"/>
        </w:rPr>
        <w:t xml:space="preserve">possess a single copy each of </w:t>
      </w:r>
      <w:r w:rsidR="0098053F" w:rsidRPr="00960B7D">
        <w:rPr>
          <w:color w:val="000000" w:themeColor="text1"/>
        </w:rPr>
        <w:t>early- and late-migration</w:t>
      </w:r>
      <w:r w:rsidR="008B13A7" w:rsidRPr="00960B7D">
        <w:rPr>
          <w:color w:val="000000" w:themeColor="text1"/>
        </w:rPr>
        <w:t xml:space="preserve"> haplotypes, suggesting </w:t>
      </w:r>
      <w:r w:rsidR="00075513" w:rsidRPr="00960B7D">
        <w:rPr>
          <w:color w:val="000000" w:themeColor="text1"/>
        </w:rPr>
        <w:t xml:space="preserve">that </w:t>
      </w:r>
      <w:r w:rsidR="006B2C54" w:rsidRPr="00960B7D">
        <w:rPr>
          <w:color w:val="000000" w:themeColor="text1"/>
        </w:rPr>
        <w:t xml:space="preserve">some </w:t>
      </w:r>
      <w:r w:rsidR="008B13A7" w:rsidRPr="00960B7D">
        <w:rPr>
          <w:color w:val="000000" w:themeColor="text1"/>
        </w:rPr>
        <w:t xml:space="preserve">unassigned fish are first generation hybrids between </w:t>
      </w:r>
      <w:r w:rsidR="00FF6C7A">
        <w:rPr>
          <w:color w:val="000000" w:themeColor="text1"/>
        </w:rPr>
        <w:t>parents homozygous for either the early- or late-migration associated haplotypes.</w:t>
      </w:r>
      <w:r w:rsidR="00075513" w:rsidRPr="00960B7D">
        <w:rPr>
          <w:color w:val="000000" w:themeColor="text1"/>
        </w:rPr>
        <w:t xml:space="preserve"> However, </w:t>
      </w:r>
      <w:r w:rsidR="008B13A7" w:rsidRPr="00960B7D">
        <w:rPr>
          <w:color w:val="000000" w:themeColor="text1"/>
        </w:rPr>
        <w:t xml:space="preserve">recombined haplotypes among the unassigned </w:t>
      </w:r>
      <w:r w:rsidR="0098053F" w:rsidRPr="00960B7D">
        <w:rPr>
          <w:color w:val="000000" w:themeColor="text1"/>
        </w:rPr>
        <w:t>late-summer run individuals were</w:t>
      </w:r>
      <w:r w:rsidR="00075513" w:rsidRPr="00960B7D">
        <w:rPr>
          <w:color w:val="000000" w:themeColor="text1"/>
        </w:rPr>
        <w:t xml:space="preserve"> also</w:t>
      </w:r>
      <w:r w:rsidR="0098053F" w:rsidRPr="00960B7D">
        <w:rPr>
          <w:color w:val="000000" w:themeColor="text1"/>
        </w:rPr>
        <w:t xml:space="preserve"> common</w:t>
      </w:r>
      <w:r w:rsidR="008B13A7" w:rsidRPr="00960B7D">
        <w:rPr>
          <w:color w:val="000000" w:themeColor="text1"/>
        </w:rPr>
        <w:t>.</w:t>
      </w:r>
      <w:r w:rsidR="008B13A7" w:rsidRPr="0069553D">
        <w:rPr>
          <w:color w:val="000000" w:themeColor="text1"/>
        </w:rPr>
        <w:t xml:space="preserve"> </w:t>
      </w:r>
      <w:r w:rsidR="0098053F" w:rsidRPr="00960B7D">
        <w:rPr>
          <w:color w:val="000000" w:themeColor="text1"/>
        </w:rPr>
        <w:t>R</w:t>
      </w:r>
      <w:r w:rsidR="008B13A7" w:rsidRPr="0069553D">
        <w:rPr>
          <w:color w:val="000000" w:themeColor="text1"/>
        </w:rPr>
        <w:t xml:space="preserve">ecombination </w:t>
      </w:r>
      <w:r w:rsidR="00CE61A3">
        <w:rPr>
          <w:color w:val="000000" w:themeColor="text1"/>
        </w:rPr>
        <w:t xml:space="preserve">between </w:t>
      </w:r>
      <w:r w:rsidRPr="00960B7D">
        <w:rPr>
          <w:color w:val="000000" w:themeColor="text1"/>
        </w:rPr>
        <w:t>migration timing</w:t>
      </w:r>
      <w:r w:rsidR="008B13A7" w:rsidRPr="00FF6C7A">
        <w:rPr>
          <w:color w:val="000000" w:themeColor="text1"/>
        </w:rPr>
        <w:t xml:space="preserve"> haplotypes </w:t>
      </w:r>
      <w:r w:rsidR="00FF6C7A">
        <w:rPr>
          <w:color w:val="000000" w:themeColor="text1"/>
        </w:rPr>
        <w:t>implies</w:t>
      </w:r>
      <w:r w:rsidR="008B13A7" w:rsidRPr="0069553D">
        <w:rPr>
          <w:color w:val="000000" w:themeColor="text1"/>
        </w:rPr>
        <w:t xml:space="preserve"> gene flow between </w:t>
      </w:r>
      <w:r w:rsidR="00FF6C7A">
        <w:rPr>
          <w:color w:val="000000" w:themeColor="text1"/>
        </w:rPr>
        <w:t>individuals that carry early- and late-migration haplotypes</w:t>
      </w:r>
      <w:r w:rsidR="008B13A7" w:rsidRPr="004D3D28">
        <w:rPr>
          <w:color w:val="000000" w:themeColor="text1"/>
        </w:rPr>
        <w:t>.</w:t>
      </w:r>
      <w:r w:rsidR="008B13A7" w:rsidRPr="00960B7D">
        <w:rPr>
          <w:color w:val="C45911" w:themeColor="accent2" w:themeShade="BF"/>
        </w:rPr>
        <w:t xml:space="preserve"> </w:t>
      </w:r>
    </w:p>
    <w:p w14:paraId="2C3BA313" w14:textId="4EB2BBD1" w:rsidR="007713E1" w:rsidRPr="00960B7D" w:rsidRDefault="007A4E5F" w:rsidP="00960B7D">
      <w:pPr>
        <w:spacing w:line="480" w:lineRule="auto"/>
        <w:rPr>
          <w:color w:val="000000" w:themeColor="text1"/>
        </w:rPr>
      </w:pPr>
      <w:r>
        <w:rPr>
          <w:b/>
          <w:bCs/>
          <w:color w:val="7030A0"/>
        </w:rPr>
        <w:tab/>
      </w:r>
      <w:r w:rsidR="002A5E81" w:rsidRPr="002A5E81">
        <w:rPr>
          <w:color w:val="000000" w:themeColor="text1"/>
        </w:rPr>
        <w:t xml:space="preserve">Taken together, our results suggest that </w:t>
      </w:r>
      <w:r w:rsidR="00441E67" w:rsidRPr="002A5E81">
        <w:rPr>
          <w:color w:val="000000" w:themeColor="text1"/>
        </w:rPr>
        <w:t>l</w:t>
      </w:r>
      <w:r w:rsidR="007713E1" w:rsidRPr="002A5E81">
        <w:rPr>
          <w:color w:val="000000" w:themeColor="text1"/>
        </w:rPr>
        <w:t>ate</w:t>
      </w:r>
      <w:r w:rsidR="007713E1" w:rsidRPr="0069553D">
        <w:rPr>
          <w:color w:val="000000" w:themeColor="text1"/>
        </w:rPr>
        <w:t xml:space="preserve">-summer run </w:t>
      </w:r>
      <w:r w:rsidR="00FF6C7A">
        <w:rPr>
          <w:color w:val="000000" w:themeColor="text1"/>
        </w:rPr>
        <w:t>R</w:t>
      </w:r>
      <w:r w:rsidR="007713E1" w:rsidRPr="0069553D">
        <w:rPr>
          <w:color w:val="000000" w:themeColor="text1"/>
        </w:rPr>
        <w:t xml:space="preserve">ogue </w:t>
      </w:r>
      <w:r w:rsidR="00FF6C7A">
        <w:rPr>
          <w:color w:val="000000" w:themeColor="text1"/>
        </w:rPr>
        <w:t>R</w:t>
      </w:r>
      <w:r w:rsidR="007713E1" w:rsidRPr="0069553D">
        <w:rPr>
          <w:color w:val="000000" w:themeColor="text1"/>
        </w:rPr>
        <w:t>iver steelhead</w:t>
      </w:r>
      <w:r w:rsidR="001765C5">
        <w:rPr>
          <w:color w:val="000000" w:themeColor="text1"/>
        </w:rPr>
        <w:t xml:space="preserve"> as a whole</w:t>
      </w:r>
      <w:r w:rsidR="007713E1" w:rsidRPr="0069553D">
        <w:rPr>
          <w:color w:val="000000" w:themeColor="text1"/>
        </w:rPr>
        <w:t xml:space="preserve"> cannot be</w:t>
      </w:r>
      <w:r w:rsidRPr="00441E67">
        <w:rPr>
          <w:color w:val="000000" w:themeColor="text1"/>
        </w:rPr>
        <w:t xml:space="preserve"> genetically</w:t>
      </w:r>
      <w:r w:rsidR="007713E1" w:rsidRPr="00441E67">
        <w:rPr>
          <w:color w:val="000000" w:themeColor="text1"/>
        </w:rPr>
        <w:t xml:space="preserve"> classified as either early- or late-migrat</w:t>
      </w:r>
      <w:r w:rsidR="00FF6C7A">
        <w:rPr>
          <w:color w:val="000000" w:themeColor="text1"/>
        </w:rPr>
        <w:t>ors</w:t>
      </w:r>
      <w:r w:rsidR="007713E1" w:rsidRPr="00441E67">
        <w:rPr>
          <w:color w:val="000000" w:themeColor="text1"/>
        </w:rPr>
        <w:t xml:space="preserve">. Instead, ongoing gene flow and </w:t>
      </w:r>
      <w:r w:rsidR="00FF6C7A">
        <w:rPr>
          <w:color w:val="000000" w:themeColor="text1"/>
        </w:rPr>
        <w:t xml:space="preserve">resulting </w:t>
      </w:r>
      <w:r w:rsidR="007713E1" w:rsidRPr="00441E67">
        <w:rPr>
          <w:color w:val="000000" w:themeColor="text1"/>
        </w:rPr>
        <w:t xml:space="preserve">recombination produces a continuous range of genetic variation within late-summer run steelhead. </w:t>
      </w:r>
      <w:r w:rsidR="00F97EEE">
        <w:rPr>
          <w:color w:val="000000" w:themeColor="text1"/>
        </w:rPr>
        <w:t xml:space="preserve">Although </w:t>
      </w:r>
      <w:r w:rsidR="00F97EEE" w:rsidRPr="00960B7D">
        <w:rPr>
          <w:color w:val="000000" w:themeColor="text1"/>
        </w:rPr>
        <w:t>a more thorough understanding of the genotype to phenotype map</w:t>
      </w:r>
      <w:r w:rsidR="00F97EEE">
        <w:rPr>
          <w:color w:val="000000" w:themeColor="text1"/>
        </w:rPr>
        <w:t xml:space="preserve"> would be required to </w:t>
      </w:r>
      <w:r w:rsidR="00F97EEE" w:rsidRPr="00960B7D">
        <w:rPr>
          <w:color w:val="000000" w:themeColor="text1"/>
        </w:rPr>
        <w:t>accurately predict effect</w:t>
      </w:r>
      <w:r w:rsidR="00F97EEE">
        <w:rPr>
          <w:color w:val="000000" w:themeColor="text1"/>
        </w:rPr>
        <w:t>s</w:t>
      </w:r>
      <w:r w:rsidR="00F97EEE" w:rsidRPr="00960B7D">
        <w:rPr>
          <w:color w:val="000000" w:themeColor="text1"/>
        </w:rPr>
        <w:t xml:space="preserve"> </w:t>
      </w:r>
      <w:r w:rsidR="00F97EEE">
        <w:rPr>
          <w:color w:val="000000" w:themeColor="text1"/>
        </w:rPr>
        <w:t xml:space="preserve">from </w:t>
      </w:r>
      <w:r w:rsidR="00F97EEE" w:rsidRPr="00960B7D">
        <w:rPr>
          <w:color w:val="000000" w:themeColor="text1"/>
        </w:rPr>
        <w:t xml:space="preserve">recombined migration timing haplotypes, our results suggest that </w:t>
      </w:r>
      <w:r w:rsidR="00F97EEE">
        <w:rPr>
          <w:color w:val="000000" w:themeColor="text1"/>
        </w:rPr>
        <w:t>genetic</w:t>
      </w:r>
      <w:r w:rsidR="00F97EEE" w:rsidRPr="00960B7D">
        <w:rPr>
          <w:color w:val="000000" w:themeColor="text1"/>
        </w:rPr>
        <w:t xml:space="preserve"> variation </w:t>
      </w:r>
      <w:r w:rsidR="00CE14A3">
        <w:rPr>
          <w:color w:val="000000" w:themeColor="text1"/>
        </w:rPr>
        <w:t xml:space="preserve">within the </w:t>
      </w:r>
      <w:r w:rsidR="00CE14A3">
        <w:rPr>
          <w:i/>
          <w:iCs/>
          <w:color w:val="000000" w:themeColor="text1"/>
        </w:rPr>
        <w:t xml:space="preserve">greb1l-rock1 </w:t>
      </w:r>
      <w:r w:rsidR="00CE14A3">
        <w:rPr>
          <w:color w:val="000000" w:themeColor="text1"/>
        </w:rPr>
        <w:t xml:space="preserve">region </w:t>
      </w:r>
      <w:r w:rsidR="00F97EEE">
        <w:rPr>
          <w:color w:val="000000" w:themeColor="text1"/>
        </w:rPr>
        <w:t xml:space="preserve">can </w:t>
      </w:r>
      <w:r w:rsidR="00F97EEE" w:rsidRPr="00960B7D">
        <w:rPr>
          <w:color w:val="000000" w:themeColor="text1"/>
        </w:rPr>
        <w:t xml:space="preserve">produce </w:t>
      </w:r>
      <w:r w:rsidR="00F97EEE" w:rsidRPr="00960B7D">
        <w:rPr>
          <w:color w:val="000000" w:themeColor="text1"/>
        </w:rPr>
        <w:lastRenderedPageBreak/>
        <w:t>a temporal cline in freshwater entry timing</w:t>
      </w:r>
      <w:r w:rsidR="00F97EEE">
        <w:rPr>
          <w:color w:val="000000" w:themeColor="text1"/>
        </w:rPr>
        <w:t xml:space="preserve"> in steelhead</w:t>
      </w:r>
      <w:r w:rsidR="00F97EEE" w:rsidRPr="00960B7D">
        <w:rPr>
          <w:color w:val="000000" w:themeColor="text1"/>
        </w:rPr>
        <w:t xml:space="preserve">. </w:t>
      </w:r>
      <w:r w:rsidR="007713E1" w:rsidRPr="00960B7D">
        <w:rPr>
          <w:color w:val="000000" w:themeColor="text1"/>
        </w:rPr>
        <w:t>Consequently, there may be no strict genetic boundaries between runs</w:t>
      </w:r>
      <w:r w:rsidRPr="0069553D">
        <w:rPr>
          <w:color w:val="000000" w:themeColor="text1"/>
        </w:rPr>
        <w:t>.</w:t>
      </w:r>
      <w:r w:rsidRPr="00441E67">
        <w:rPr>
          <w:color w:val="000000" w:themeColor="text1"/>
        </w:rPr>
        <w:t xml:space="preserve"> </w:t>
      </w:r>
      <w:r w:rsidR="007713E1" w:rsidRPr="00960B7D">
        <w:rPr>
          <w:color w:val="000000" w:themeColor="text1"/>
        </w:rPr>
        <w:t>However, the observation of a genetic migration timing cline must be placed within the context of the ecology of steelhead on the Rogue River.</w:t>
      </w:r>
      <w:r w:rsidR="00441E67">
        <w:rPr>
          <w:color w:val="000000" w:themeColor="text1"/>
        </w:rPr>
        <w:t xml:space="preserve"> The</w:t>
      </w:r>
      <w:r w:rsidR="007713E1" w:rsidRPr="00960B7D">
        <w:rPr>
          <w:color w:val="000000" w:themeColor="text1"/>
        </w:rPr>
        <w:t xml:space="preserve"> </w:t>
      </w:r>
      <w:r w:rsidR="00441E67">
        <w:rPr>
          <w:color w:val="000000" w:themeColor="text1"/>
        </w:rPr>
        <w:t>f</w:t>
      </w:r>
      <w:r w:rsidR="007713E1" w:rsidRPr="00960B7D">
        <w:rPr>
          <w:color w:val="000000" w:themeColor="text1"/>
        </w:rPr>
        <w:t>reshwater entry timing phenotype is not continuous, but clustered into three distinct runs.</w:t>
      </w:r>
      <w:r w:rsidRPr="0069553D">
        <w:rPr>
          <w:color w:val="000000" w:themeColor="text1"/>
        </w:rPr>
        <w:t xml:space="preserve"> </w:t>
      </w:r>
      <w:r w:rsidR="007713E1" w:rsidRPr="00960B7D">
        <w:rPr>
          <w:color w:val="000000" w:themeColor="text1"/>
        </w:rPr>
        <w:t>Regardless of whether</w:t>
      </w:r>
      <w:r w:rsidR="00FF6C7A">
        <w:rPr>
          <w:color w:val="000000" w:themeColor="text1"/>
        </w:rPr>
        <w:t xml:space="preserve"> </w:t>
      </w:r>
      <w:r w:rsidR="00F97EEE">
        <w:rPr>
          <w:color w:val="000000" w:themeColor="text1"/>
        </w:rPr>
        <w:t>clustering of</w:t>
      </w:r>
      <w:r w:rsidR="007713E1" w:rsidRPr="00960B7D">
        <w:rPr>
          <w:color w:val="000000" w:themeColor="text1"/>
        </w:rPr>
        <w:t xml:space="preserve"> freshwater entry timing</w:t>
      </w:r>
      <w:r w:rsidRPr="0069553D">
        <w:rPr>
          <w:color w:val="000000" w:themeColor="text1"/>
        </w:rPr>
        <w:t xml:space="preserve"> </w:t>
      </w:r>
      <w:r w:rsidR="00F97EEE">
        <w:rPr>
          <w:color w:val="000000" w:themeColor="text1"/>
        </w:rPr>
        <w:t>into peaks is</w:t>
      </w:r>
      <w:r w:rsidR="007713E1" w:rsidRPr="00960B7D">
        <w:rPr>
          <w:color w:val="000000" w:themeColor="text1"/>
        </w:rPr>
        <w:t xml:space="preserve"> due to exogenous </w:t>
      </w:r>
      <w:r w:rsidR="00434E11">
        <w:rPr>
          <w:color w:val="000000" w:themeColor="text1"/>
        </w:rPr>
        <w:t>environmental</w:t>
      </w:r>
      <w:r w:rsidR="007713E1" w:rsidRPr="00960B7D">
        <w:rPr>
          <w:color w:val="000000" w:themeColor="text1"/>
        </w:rPr>
        <w:t xml:space="preserve"> or endogenous </w:t>
      </w:r>
      <w:r w:rsidR="00434E11">
        <w:rPr>
          <w:color w:val="000000" w:themeColor="text1"/>
        </w:rPr>
        <w:t xml:space="preserve">genetic </w:t>
      </w:r>
      <w:r w:rsidR="007713E1" w:rsidRPr="00960B7D">
        <w:rPr>
          <w:color w:val="000000" w:themeColor="text1"/>
        </w:rPr>
        <w:t xml:space="preserve">factors, </w:t>
      </w:r>
      <w:r w:rsidR="00441E67">
        <w:rPr>
          <w:color w:val="000000" w:themeColor="text1"/>
        </w:rPr>
        <w:t xml:space="preserve">this </w:t>
      </w:r>
      <w:r w:rsidR="007713E1" w:rsidRPr="00960B7D">
        <w:rPr>
          <w:color w:val="000000" w:themeColor="text1"/>
        </w:rPr>
        <w:t xml:space="preserve">discontinuity will always preclude clear parsing of distinct genetic </w:t>
      </w:r>
      <w:r w:rsidRPr="00960B7D">
        <w:rPr>
          <w:color w:val="000000" w:themeColor="text1"/>
        </w:rPr>
        <w:t xml:space="preserve">migration timing </w:t>
      </w:r>
      <w:r w:rsidR="007713E1" w:rsidRPr="00960B7D">
        <w:rPr>
          <w:color w:val="000000" w:themeColor="text1"/>
        </w:rPr>
        <w:t>clusters from a</w:t>
      </w:r>
      <w:r w:rsidRPr="00960B7D">
        <w:rPr>
          <w:color w:val="000000" w:themeColor="text1"/>
        </w:rPr>
        <w:t xml:space="preserve"> continuous</w:t>
      </w:r>
      <w:r w:rsidR="007713E1" w:rsidRPr="00960B7D">
        <w:rPr>
          <w:color w:val="000000" w:themeColor="text1"/>
        </w:rPr>
        <w:t xml:space="preserve"> early- to late-migrat</w:t>
      </w:r>
      <w:r w:rsidR="004D3D28">
        <w:rPr>
          <w:color w:val="000000" w:themeColor="text1"/>
        </w:rPr>
        <w:t>ion</w:t>
      </w:r>
      <w:r w:rsidR="007713E1" w:rsidRPr="00960B7D">
        <w:rPr>
          <w:color w:val="000000" w:themeColor="text1"/>
        </w:rPr>
        <w:t xml:space="preserve"> genetic cline. </w:t>
      </w:r>
    </w:p>
    <w:p w14:paraId="57EED483" w14:textId="0095B871" w:rsidR="007B32F7" w:rsidRDefault="007B32F7">
      <w:pPr>
        <w:spacing w:line="480" w:lineRule="auto"/>
        <w:rPr>
          <w:color w:val="7030A0"/>
          <w:u w:val="single"/>
        </w:rPr>
      </w:pPr>
    </w:p>
    <w:p w14:paraId="0AD18099" w14:textId="0875CB58" w:rsidR="007B32F7" w:rsidRDefault="007B32F7">
      <w:pPr>
        <w:spacing w:line="480" w:lineRule="auto"/>
        <w:rPr>
          <w:color w:val="000000" w:themeColor="text1"/>
          <w:u w:val="single"/>
        </w:rPr>
      </w:pPr>
      <w:r>
        <w:rPr>
          <w:color w:val="000000" w:themeColor="text1"/>
          <w:u w:val="single"/>
        </w:rPr>
        <w:t>Half</w:t>
      </w:r>
      <w:r w:rsidR="005F6B8B">
        <w:rPr>
          <w:color w:val="000000" w:themeColor="text1"/>
          <w:u w:val="single"/>
        </w:rPr>
        <w:t xml:space="preserve"> P</w:t>
      </w:r>
      <w:r>
        <w:rPr>
          <w:color w:val="000000" w:themeColor="text1"/>
          <w:u w:val="single"/>
        </w:rPr>
        <w:t>ounders</w:t>
      </w:r>
    </w:p>
    <w:p w14:paraId="36D322DB" w14:textId="7CC65168" w:rsidR="007B32F7" w:rsidRPr="00960B7D" w:rsidRDefault="007B32F7" w:rsidP="00960B7D">
      <w:pPr>
        <w:spacing w:line="480" w:lineRule="auto"/>
        <w:ind w:firstLine="720"/>
        <w:rPr>
          <w:color w:val="000000" w:themeColor="text1"/>
          <w:u w:val="single"/>
        </w:rPr>
      </w:pPr>
      <w:r>
        <w:t>W</w:t>
      </w:r>
      <w:r w:rsidRPr="00184AB7">
        <w:t xml:space="preserve">e </w:t>
      </w:r>
      <w:r w:rsidR="003959D0">
        <w:t>f</w:t>
      </w:r>
      <w:r w:rsidR="006B0EFF">
        <w:t>ou</w:t>
      </w:r>
      <w:r w:rsidR="003959D0">
        <w:t xml:space="preserve">nd little evidence of </w:t>
      </w:r>
      <w:r>
        <w:t>genetic differen</w:t>
      </w:r>
      <w:r w:rsidR="00B92BFC">
        <w:t>tiation</w:t>
      </w:r>
      <w:r>
        <w:t xml:space="preserve"> between</w:t>
      </w:r>
      <w:r w:rsidRPr="00184AB7">
        <w:t xml:space="preserve"> </w:t>
      </w:r>
      <w:r w:rsidR="006B0EFF">
        <w:t xml:space="preserve">our collections of </w:t>
      </w:r>
      <w:r>
        <w:t xml:space="preserve">adult late-summer run and the </w:t>
      </w:r>
      <w:r w:rsidR="001F7378">
        <w:t>predominately</w:t>
      </w:r>
      <w:r>
        <w:t xml:space="preserve"> immature half</w:t>
      </w:r>
      <w:r w:rsidR="00CD6333">
        <w:t>-</w:t>
      </w:r>
      <w:r>
        <w:t>pounder</w:t>
      </w:r>
      <w:r w:rsidR="00CD6333">
        <w:t xml:space="preserve"> steelhead</w:t>
      </w:r>
      <w:r>
        <w:t xml:space="preserve"> that enter the river at the same time of year</w:t>
      </w:r>
      <w:r w:rsidRPr="00184AB7">
        <w:t xml:space="preserve">. </w:t>
      </w:r>
      <w:r>
        <w:t>Therefore, much of our discussion of structure within late-summer runs, above, is also applicable to half</w:t>
      </w:r>
      <w:r w:rsidR="004D3D28">
        <w:t xml:space="preserve"> </w:t>
      </w:r>
      <w:r>
        <w:t>pounders</w:t>
      </w:r>
      <w:r>
        <w:rPr>
          <w:i/>
          <w:iCs/>
        </w:rPr>
        <w:t>.</w:t>
      </w:r>
      <w:r w:rsidRPr="00456CDC">
        <w:t xml:space="preserve"> </w:t>
      </w:r>
      <w:r>
        <w:t xml:space="preserve">However, we emphasize that late-summer run adults are returning to spawn, while </w:t>
      </w:r>
      <w:r w:rsidR="001F7378">
        <w:t>most</w:t>
      </w:r>
      <w:r>
        <w:t xml:space="preserve"> half</w:t>
      </w:r>
      <w:r w:rsidR="004D3D28">
        <w:t xml:space="preserve"> </w:t>
      </w:r>
      <w:r>
        <w:t>pounders will not spawn until they return to freshwater as adults in subsequent years. Also, we found excess homozygosity at</w:t>
      </w:r>
      <w:r w:rsidR="003959D0">
        <w:t xml:space="preserve"> </w:t>
      </w:r>
      <w:r>
        <w:t>migration timing</w:t>
      </w:r>
      <w:r w:rsidRPr="00184AB7">
        <w:t xml:space="preserve"> markers</w:t>
      </w:r>
      <w:r>
        <w:t xml:space="preserve"> within our </w:t>
      </w:r>
      <w:r w:rsidR="003014F1">
        <w:t>collection</w:t>
      </w:r>
      <w:r>
        <w:t xml:space="preserve"> of half</w:t>
      </w:r>
      <w:r w:rsidR="004D3D28">
        <w:t xml:space="preserve"> </w:t>
      </w:r>
      <w:r>
        <w:t>pounders, but not among late-summer run adults</w:t>
      </w:r>
      <w:r w:rsidR="00B8321D">
        <w:t>.</w:t>
      </w:r>
      <w:r>
        <w:t xml:space="preserve"> The most parsimonious interpretation of our results </w:t>
      </w:r>
      <w:r w:rsidR="006B0EFF">
        <w:t xml:space="preserve">therefore </w:t>
      </w:r>
      <w:r>
        <w:t>differs between late-summer run and half</w:t>
      </w:r>
      <w:r w:rsidR="004D3D28">
        <w:t xml:space="preserve"> </w:t>
      </w:r>
      <w:r>
        <w:t>pounders</w:t>
      </w:r>
      <w:r w:rsidR="003959D0">
        <w:t xml:space="preserve">; </w:t>
      </w:r>
      <w:r w:rsidRPr="00184AB7">
        <w:t>half</w:t>
      </w:r>
      <w:r w:rsidR="004D3D28">
        <w:t xml:space="preserve"> </w:t>
      </w:r>
      <w:r w:rsidRPr="00184AB7">
        <w:t xml:space="preserve">pounders are a mixed assemblage of individuals </w:t>
      </w:r>
      <w:r>
        <w:t>that are likely the offspring of early-summer, late-summer and winter run adults</w:t>
      </w:r>
      <w:r>
        <w:rPr>
          <w:color w:val="000000" w:themeColor="text1"/>
        </w:rPr>
        <w:t>.</w:t>
      </w:r>
    </w:p>
    <w:p w14:paraId="19588708" w14:textId="77777777" w:rsidR="00A6169B" w:rsidRPr="00A6169B" w:rsidRDefault="00A6169B" w:rsidP="00960B7D">
      <w:pPr>
        <w:spacing w:line="480" w:lineRule="auto"/>
        <w:rPr>
          <w:color w:val="000000" w:themeColor="text1"/>
        </w:rPr>
      </w:pPr>
    </w:p>
    <w:p w14:paraId="3CFCD183" w14:textId="0C4337A9" w:rsidR="00C63061" w:rsidRPr="00C63061" w:rsidRDefault="006A62F2" w:rsidP="00A6169B">
      <w:pPr>
        <w:spacing w:line="480" w:lineRule="auto"/>
        <w:rPr>
          <w:u w:val="single"/>
        </w:rPr>
      </w:pPr>
      <w:r w:rsidRPr="00E91C7C">
        <w:rPr>
          <w:u w:val="single"/>
        </w:rPr>
        <w:t>Conservation Implications</w:t>
      </w:r>
    </w:p>
    <w:p w14:paraId="0DFD1377" w14:textId="476DF20E" w:rsidR="000816AF" w:rsidRPr="00E02068" w:rsidRDefault="00611917" w:rsidP="00FB2923">
      <w:pPr>
        <w:spacing w:line="480" w:lineRule="auto"/>
        <w:ind w:firstLine="720"/>
        <w:rPr>
          <w:color w:val="000000" w:themeColor="text1"/>
        </w:rPr>
      </w:pPr>
      <w:r>
        <w:lastRenderedPageBreak/>
        <w:t>The</w:t>
      </w:r>
      <w:r w:rsidR="00CE1D98">
        <w:t xml:space="preserve"> recent finding of </w:t>
      </w:r>
      <w:r>
        <w:t xml:space="preserve">oligogenic architecture of </w:t>
      </w:r>
      <w:r w:rsidR="00762076">
        <w:t xml:space="preserve">adult </w:t>
      </w:r>
      <w:r w:rsidR="00365BC6">
        <w:t>migration timing</w:t>
      </w:r>
      <w:r>
        <w:t xml:space="preserve"> has amplified</w:t>
      </w:r>
      <w:r w:rsidR="006F64CC">
        <w:t xml:space="preserve"> </w:t>
      </w:r>
      <w:r w:rsidR="002E1D26">
        <w:t xml:space="preserve">existing </w:t>
      </w:r>
      <w:r>
        <w:t>conservation concerns</w:t>
      </w:r>
      <w:r w:rsidR="00A06F50">
        <w:t xml:space="preserve"> around early</w:t>
      </w:r>
      <w:r w:rsidR="007119AD">
        <w:t>-</w:t>
      </w:r>
      <w:r w:rsidR="00A06F50">
        <w:t xml:space="preserve">migrating </w:t>
      </w:r>
      <w:r w:rsidR="0023152A">
        <w:t xml:space="preserve">salmon and </w:t>
      </w:r>
      <w:r w:rsidR="00A96DF8">
        <w:t>steelhead</w:t>
      </w:r>
      <w:r w:rsidR="002A5E81">
        <w:t xml:space="preserve"> and motivated many research questions</w:t>
      </w:r>
      <w:r w:rsidR="00A96DF8">
        <w:t xml:space="preserve"> </w:t>
      </w:r>
      <w:r w:rsidR="006D69E8">
        <w:fldChar w:fldCharType="begin">
          <w:fldData xml:space="preserve">PEVuZE5vdGU+PENpdGU+PEF1dGhvcj5Gb3JkPC9BdXRob3I+PFllYXI+MjAyMDwvWWVhcj48UmVj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L3JlY29yZD48L0NpdGU+PENpdGU+PEF1dGhvcj5LYXJkb3M8L0F1dGhvcj48WWVhcj4yMDE4PC9Z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</w:fldData>
        </w:fldChar>
      </w:r>
      <w:r w:rsidR="00C77A8F">
        <w:instrText xml:space="preserve"> ADDIN EN.CITE </w:instrText>
      </w:r>
      <w:r w:rsidR="00C77A8F">
        <w:fldChar w:fldCharType="begin">
          <w:fldData xml:space="preserve">PEVuZE5vdGU+PENpdGU+PEF1dGhvcj5Gb3JkPC9BdXRob3I+PFllYXI+MjAyMDwvWWVhcj48UmVj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L3JlY29yZD48L0NpdGU+PENpdGU+PEF1dGhvcj5LYXJkb3M8L0F1dGhvcj48WWVhcj4yMDE4PC9Z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</w:fldData>
        </w:fldChar>
      </w:r>
      <w:r w:rsidR="00C77A8F">
        <w:instrText xml:space="preserve"> ADDIN EN.CITE.DATA </w:instrText>
      </w:r>
      <w:r w:rsidR="00C77A8F">
        <w:fldChar w:fldCharType="end"/>
      </w:r>
      <w:r w:rsidR="006D69E8">
        <w:fldChar w:fldCharType="separate"/>
      </w:r>
      <w:r w:rsidR="00C77A8F">
        <w:rPr>
          <w:noProof/>
        </w:rPr>
        <w:t>(Kardos and Shafer 2018; Waples and Lindley 2018; Oke and Hendry 2019; Ford et al. 2020; Waples et al. 2022)</w:t>
      </w:r>
      <w:r w:rsidR="006D69E8">
        <w:fldChar w:fldCharType="end"/>
      </w:r>
      <w:r w:rsidR="00E02068">
        <w:t>. W</w:t>
      </w:r>
      <w:r w:rsidR="00D5411B">
        <w:rPr>
          <w:color w:val="000000" w:themeColor="text1"/>
        </w:rPr>
        <w:t xml:space="preserve">e </w:t>
      </w:r>
      <w:r w:rsidR="005A2CEB">
        <w:rPr>
          <w:color w:val="000000" w:themeColor="text1"/>
        </w:rPr>
        <w:t>attempt to address some of these with our data</w:t>
      </w:r>
      <w:r w:rsidR="00E02068">
        <w:rPr>
          <w:color w:val="000000" w:themeColor="text1"/>
        </w:rPr>
        <w:t xml:space="preserve">. </w:t>
      </w:r>
      <w:r w:rsidR="005A2CEB">
        <w:rPr>
          <w:color w:val="000000" w:themeColor="text1"/>
        </w:rPr>
        <w:t>First, f</w:t>
      </w:r>
      <w:r w:rsidR="006F64CC">
        <w:rPr>
          <w:color w:val="000000" w:themeColor="text1"/>
        </w:rPr>
        <w:t xml:space="preserve">rom a management perspective, identification of genetic markers that can be used to </w:t>
      </w:r>
      <w:r w:rsidR="00F32333">
        <w:rPr>
          <w:color w:val="000000" w:themeColor="text1"/>
        </w:rPr>
        <w:t xml:space="preserve">reliably </w:t>
      </w:r>
      <w:r w:rsidR="00B8321D">
        <w:rPr>
          <w:color w:val="000000" w:themeColor="text1"/>
        </w:rPr>
        <w:t xml:space="preserve">predict the expression of </w:t>
      </w:r>
      <w:r w:rsidR="006F64CC">
        <w:rPr>
          <w:color w:val="000000" w:themeColor="text1"/>
        </w:rPr>
        <w:t xml:space="preserve">early- and late-migrating </w:t>
      </w:r>
      <w:r w:rsidR="00396AE1">
        <w:rPr>
          <w:color w:val="000000" w:themeColor="text1"/>
        </w:rPr>
        <w:t>phenotype</w:t>
      </w:r>
      <w:r w:rsidR="006F64CC">
        <w:rPr>
          <w:color w:val="000000" w:themeColor="text1"/>
        </w:rPr>
        <w:t xml:space="preserve">s is a </w:t>
      </w:r>
      <w:r w:rsidR="006F64CC" w:rsidRPr="00A07D07">
        <w:rPr>
          <w:color w:val="000000" w:themeColor="text1"/>
        </w:rPr>
        <w:t>priority</w:t>
      </w:r>
      <w:r w:rsidR="00591DE0" w:rsidRPr="00A07D07">
        <w:rPr>
          <w:color w:val="000000" w:themeColor="text1"/>
        </w:rPr>
        <w:t>.</w:t>
      </w:r>
      <w:r w:rsidR="00871FDC" w:rsidRPr="00A07D07">
        <w:rPr>
          <w:color w:val="000000" w:themeColor="text1"/>
        </w:rPr>
        <w:t xml:space="preserve"> </w:t>
      </w:r>
      <w:r w:rsidR="00794D64">
        <w:rPr>
          <w:color w:val="000000" w:themeColor="text1"/>
        </w:rPr>
        <w:t xml:space="preserve">Allele frequency varied strongly between our relatively small early-summer </w:t>
      </w:r>
      <w:r w:rsidR="00794D64">
        <w:rPr>
          <w:i/>
          <w:iCs/>
          <w:color w:val="000000" w:themeColor="text1"/>
        </w:rPr>
        <w:t xml:space="preserve">vs. </w:t>
      </w:r>
      <w:r w:rsidR="00794D64">
        <w:rPr>
          <w:color w:val="000000" w:themeColor="text1"/>
        </w:rPr>
        <w:t>winter run Rogue River collections at only</w:t>
      </w:r>
      <w:r w:rsidR="00160612" w:rsidRPr="00A07D07">
        <w:rPr>
          <w:color w:val="000000" w:themeColor="text1"/>
        </w:rPr>
        <w:t xml:space="preserve"> </w:t>
      </w:r>
      <w:r w:rsidR="00794D64">
        <w:rPr>
          <w:color w:val="000000" w:themeColor="text1"/>
        </w:rPr>
        <w:t>8</w:t>
      </w:r>
      <w:r w:rsidR="00330C87">
        <w:rPr>
          <w:color w:val="000000" w:themeColor="text1"/>
        </w:rPr>
        <w:t xml:space="preserve"> of the 1</w:t>
      </w:r>
      <w:r w:rsidR="00D5411B">
        <w:rPr>
          <w:color w:val="000000" w:themeColor="text1"/>
        </w:rPr>
        <w:t>2</w:t>
      </w:r>
      <w:r w:rsidR="00330C87">
        <w:rPr>
          <w:color w:val="000000" w:themeColor="text1"/>
        </w:rPr>
        <w:t xml:space="preserve"> genetic markers with known</w:t>
      </w:r>
      <w:r w:rsidR="003A49F3">
        <w:rPr>
          <w:color w:val="000000" w:themeColor="text1"/>
        </w:rPr>
        <w:t xml:space="preserve"> </w:t>
      </w:r>
      <w:r w:rsidR="00365BC6">
        <w:rPr>
          <w:color w:val="000000" w:themeColor="text1"/>
        </w:rPr>
        <w:t>migration timing</w:t>
      </w:r>
      <w:r w:rsidR="00330C87">
        <w:rPr>
          <w:color w:val="000000" w:themeColor="text1"/>
        </w:rPr>
        <w:t xml:space="preserve"> associations </w:t>
      </w:r>
      <w:r w:rsidR="00794D64">
        <w:rPr>
          <w:color w:val="000000" w:themeColor="text1"/>
        </w:rPr>
        <w:t xml:space="preserve">in steelhead from the Columbia River </w:t>
      </w:r>
      <w:r w:rsidR="00794D64">
        <w:rPr>
          <w:noProof/>
          <w:color w:val="000000" w:themeColor="text1"/>
        </w:rPr>
        <w:fldChar w:fldCharType="begin">
          <w:fldData xml:space="preserve">PEVuZE5vdGU+PENpdGU+PEF1dGhvcj5NaWNoZWxldHRpPC9BdXRob3I+PFllYXI+MjAxODwvWWVh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</w:fldData>
        </w:fldChar>
      </w:r>
      <w:r w:rsidR="00A55FD1">
        <w:rPr>
          <w:noProof/>
          <w:color w:val="000000" w:themeColor="text1"/>
        </w:rPr>
        <w:instrText xml:space="preserve"> ADDIN EN.CITE </w:instrText>
      </w:r>
      <w:r w:rsidR="00A55FD1">
        <w:rPr>
          <w:noProof/>
          <w:color w:val="000000" w:themeColor="text1"/>
        </w:rPr>
        <w:fldChar w:fldCharType="begin">
          <w:fldData xml:space="preserve">PEVuZE5vdGU+PENpdGU+PEF1dGhvcj5NaWNoZWxldHRpPC9BdXRob3I+PFllYXI+MjAxODwvWWVh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</w:fldData>
        </w:fldChar>
      </w:r>
      <w:r w:rsidR="00A55FD1">
        <w:rPr>
          <w:noProof/>
          <w:color w:val="000000" w:themeColor="text1"/>
        </w:rPr>
        <w:instrText xml:space="preserve"> ADDIN EN.CITE.DATA </w:instrText>
      </w:r>
      <w:r w:rsidR="00A55FD1">
        <w:rPr>
          <w:noProof/>
          <w:color w:val="000000" w:themeColor="text1"/>
        </w:rPr>
      </w:r>
      <w:r w:rsidR="00A55FD1">
        <w:rPr>
          <w:noProof/>
          <w:color w:val="000000" w:themeColor="text1"/>
        </w:rPr>
        <w:fldChar w:fldCharType="end"/>
      </w:r>
      <w:r w:rsidR="00794D64">
        <w:rPr>
          <w:noProof/>
          <w:color w:val="000000" w:themeColor="text1"/>
        </w:rPr>
      </w:r>
      <w:r w:rsidR="00794D64">
        <w:rPr>
          <w:noProof/>
          <w:color w:val="000000" w:themeColor="text1"/>
        </w:rPr>
        <w:fldChar w:fldCharType="separate"/>
      </w:r>
      <w:r w:rsidR="00A55FD1">
        <w:rPr>
          <w:noProof/>
          <w:color w:val="000000" w:themeColor="text1"/>
        </w:rPr>
        <w:t>(Hess et al. 2016; Micheletti et al. 2018a; Micheletti et al. 2018b)</w:t>
      </w:r>
      <w:r w:rsidR="00794D64">
        <w:rPr>
          <w:noProof/>
          <w:color w:val="000000" w:themeColor="text1"/>
        </w:rPr>
        <w:fldChar w:fldCharType="end"/>
      </w:r>
      <w:r w:rsidR="00330C87">
        <w:rPr>
          <w:color w:val="000000" w:themeColor="text1"/>
        </w:rPr>
        <w:t xml:space="preserve">. </w:t>
      </w:r>
      <w:r w:rsidR="00D31697">
        <w:rPr>
          <w:color w:val="000000" w:themeColor="text1"/>
        </w:rPr>
        <w:t>This result is consistent with p</w:t>
      </w:r>
      <w:r w:rsidR="006B0CE3">
        <w:rPr>
          <w:color w:val="000000" w:themeColor="text1"/>
        </w:rPr>
        <w:t xml:space="preserve">revious studies </w:t>
      </w:r>
      <w:r w:rsidR="00E02068">
        <w:rPr>
          <w:color w:val="000000" w:themeColor="text1"/>
        </w:rPr>
        <w:t xml:space="preserve">that </w:t>
      </w:r>
      <w:r w:rsidR="002B6243">
        <w:rPr>
          <w:color w:val="000000" w:themeColor="text1"/>
        </w:rPr>
        <w:t xml:space="preserve">have identified varying strengths of association with </w:t>
      </w:r>
      <w:r w:rsidR="00762076">
        <w:rPr>
          <w:color w:val="000000" w:themeColor="text1"/>
        </w:rPr>
        <w:t xml:space="preserve">adult </w:t>
      </w:r>
      <w:r w:rsidR="00365BC6">
        <w:rPr>
          <w:color w:val="000000" w:themeColor="text1"/>
        </w:rPr>
        <w:t>migration timing</w:t>
      </w:r>
      <w:r w:rsidR="002B6243">
        <w:rPr>
          <w:color w:val="000000" w:themeColor="text1"/>
        </w:rPr>
        <w:t xml:space="preserve"> phenotypes </w:t>
      </w:r>
      <w:r w:rsidR="002B6243">
        <w:rPr>
          <w:color w:val="000000" w:themeColor="text1"/>
        </w:rPr>
        <w:fldChar w:fldCharType="begin"/>
      </w:r>
      <w:r w:rsidR="00B85223">
        <w:rPr>
          <w:color w:val="000000" w:themeColor="text1"/>
        </w:rPr>
        <w:instrText xml:space="preserve"> ADDIN EN.CITE &lt;EndNote&gt;&lt;Cite&gt;&lt;Author&gt;Willis&lt;/Author&gt;&lt;Year&gt;2020&lt;/Year&gt;&lt;RecNum&gt;1420&lt;/RecNum&gt;&lt;DisplayText&gt;(Willis et al. 2020)&lt;/DisplayText&gt;&lt;record&gt;&lt;rec-number&gt;1420&lt;/rec-number&gt;&lt;foreign-keys&gt;&lt;key app="EN" db-id="fstdwt0t3xzrskewzvmxpsf80xx25990rfrd" timestamp="1603422456"&gt;1420&lt;/key&gt;&lt;key app="ENWeb" db-id=""&gt;0&lt;/key&gt;&lt;/foreign-keys&gt;&lt;ref-type name="Journal Article"&gt;17&lt;/ref-type&gt;&lt;contributors&gt;&lt;authors&gt;&lt;author&gt;Willis, Stuart C.&lt;/author&gt;&lt;author&gt;Hess, Jon E.&lt;/author&gt;&lt;author&gt;Fryer, Jeff K.&lt;/author&gt;&lt;author&gt;Whiteaker, John M.&lt;/author&gt;&lt;author&gt;Brun, Chris&lt;/author&gt;&lt;author&gt;Gerstenberger, Ryan&lt;/author&gt;&lt;author&gt;Narum, Shawn R.&lt;/author&gt;&lt;/authors&gt;&lt;/contributors&gt;&lt;titles&gt;&lt;title&gt;Steelhead (Oncorhynchus mykiss) lineages and sexes show variable patterns of association of adult migration timing and age‐at‐maturity traits with two genomic regions&lt;/title&gt;&lt;secondary-title&gt;Evolutionary Applications&lt;/secondary-title&gt;&lt;/titles&gt;&lt;periodical&gt;&lt;full-title&gt;Evolutionary Applications&lt;/full-title&gt;&lt;/periodical&gt;&lt;dates&gt;&lt;year&gt;2020&lt;/year&gt;&lt;/dates&gt;&lt;isbn&gt;1752-4571&amp;#xD;1752-4571&lt;/isbn&gt;&lt;urls&gt;&lt;/urls&gt;&lt;electronic-resource-num&gt;10.1111/eva.13088&lt;/electronic-resource-num&gt;&lt;/record&gt;&lt;/Cite&gt;&lt;/EndNote&gt;</w:instrText>
      </w:r>
      <w:r w:rsidR="002B6243">
        <w:rPr>
          <w:color w:val="000000" w:themeColor="text1"/>
        </w:rPr>
        <w:fldChar w:fldCharType="separate"/>
      </w:r>
      <w:r w:rsidR="00B85223">
        <w:rPr>
          <w:noProof/>
          <w:color w:val="000000" w:themeColor="text1"/>
        </w:rPr>
        <w:t>(Willis et al. 2020)</w:t>
      </w:r>
      <w:r w:rsidR="002B6243">
        <w:rPr>
          <w:color w:val="000000" w:themeColor="text1"/>
        </w:rPr>
        <w:fldChar w:fldCharType="end"/>
      </w:r>
      <w:r w:rsidR="002B6243">
        <w:rPr>
          <w:color w:val="000000" w:themeColor="text1"/>
        </w:rPr>
        <w:t xml:space="preserve"> and lineage</w:t>
      </w:r>
      <w:r w:rsidR="00D5411B">
        <w:rPr>
          <w:color w:val="000000" w:themeColor="text1"/>
        </w:rPr>
        <w:t>-</w:t>
      </w:r>
      <w:r w:rsidR="002B6243">
        <w:rPr>
          <w:color w:val="000000" w:themeColor="text1"/>
        </w:rPr>
        <w:t xml:space="preserve">specific patterns of linkage disequilibrium within </w:t>
      </w:r>
      <w:r w:rsidR="000816AF">
        <w:rPr>
          <w:color w:val="000000" w:themeColor="text1"/>
        </w:rPr>
        <w:t xml:space="preserve">the </w:t>
      </w:r>
      <w:r w:rsidR="001765C5">
        <w:rPr>
          <w:i/>
          <w:iCs/>
          <w:color w:val="000000" w:themeColor="text1"/>
        </w:rPr>
        <w:t>greb1l-rock1</w:t>
      </w:r>
      <w:r w:rsidR="00CE61A3">
        <w:rPr>
          <w:color w:val="000000" w:themeColor="text1"/>
        </w:rPr>
        <w:t xml:space="preserve"> region </w:t>
      </w:r>
      <w:r w:rsidR="002B6243">
        <w:rPr>
          <w:color w:val="000000" w:themeColor="text1"/>
        </w:rPr>
        <w:t xml:space="preserve">in steelhead </w:t>
      </w:r>
      <w:r w:rsidR="002B6243">
        <w:rPr>
          <w:color w:val="000000" w:themeColor="text1"/>
        </w:rPr>
        <w:fldChar w:fldCharType="begin"/>
      </w:r>
      <w:r w:rsidR="00B85223">
        <w:rPr>
          <w:color w:val="000000" w:themeColor="text1"/>
        </w:rPr>
        <w:instrText xml:space="preserve"> ADDIN EN.CITE &lt;EndNote&gt;&lt;Cite&gt;&lt;Author&gt;Collins&lt;/Author&gt;&lt;Year&gt;2020&lt;/Year&gt;&lt;RecNum&gt;1402&lt;/RecNum&gt;&lt;DisplayText&gt;(Collins et al. 2020)&lt;/DisplayText&gt;&lt;record&gt;&lt;rec-number&gt;1402&lt;/rec-number&gt;&lt;foreign-keys&gt;&lt;key app="EN" db-id="fstdwt0t3xzrskewzvmxpsf80xx25990rfrd" timestamp="1602193357"&gt;1402&lt;/key&gt;&lt;key app="ENWeb" db-id=""&gt;0&lt;/key&gt;&lt;/foreign-keys&gt;&lt;ref-type name="Journal Article"&gt;17&lt;/ref-type&gt;&lt;contributors&gt;&lt;authors&gt;&lt;author&gt;Collins, E. E.&lt;/author&gt;&lt;author&gt;Hargrove, J. S.&lt;/author&gt;&lt;author&gt;Delomas, T. A.&lt;/author&gt;&lt;author&gt;Narum, S. R.&lt;/author&gt;&lt;/authors&gt;&lt;/contributors&gt;&lt;auth-address&gt;Columbia River Inter-Tribal Fish Commission Hagerman ID USA.&amp;#xD;Eagle Fish Genetics Lab Pacific States Marine Fisheries Commission Eagle ID USA.&lt;/auth-address&gt;&lt;titles&gt;&lt;title&gt;Distribution of genetic variation underlying adult migration timing in steelhead of the Columbia River basin&lt;/title&gt;&lt;secondary-title&gt;Ecol Evol&lt;/secondary-title&gt;&lt;/titles&gt;&lt;periodical&gt;&lt;full-title&gt;Ecol Evol&lt;/full-title&gt;&lt;/periodical&gt;&lt;pages&gt;9486-9502&lt;/pages&gt;&lt;volume&gt;10&lt;/volume&gt;&lt;number&gt;17&lt;/number&gt;&lt;edition&gt;2020/09/22&lt;/edition&gt;&lt;keywords&gt;&lt;keyword&gt;Oncorhynchus&lt;/keyword&gt;&lt;keyword&gt;anadromous&lt;/keyword&gt;&lt;keyword&gt;greb1L&lt;/keyword&gt;&lt;keyword&gt;landscape genetics&lt;/keyword&gt;&lt;keyword&gt;population genetics&lt;/keyword&gt;&lt;/keywords&gt;&lt;dates&gt;&lt;year&gt;2020&lt;/year&gt;&lt;pub-dates&gt;&lt;date&gt;Sep&lt;/date&gt;&lt;/pub-dates&gt;&lt;/dates&gt;&lt;isbn&gt;2045-7758 (Print)&amp;#xD;2045-7758 (Linking)&lt;/isbn&gt;&lt;accession-num&gt;32953077&lt;/accession-num&gt;&lt;urls&gt;&lt;related-urls&gt;&lt;url&gt;https://www.ncbi.nlm.nih.gov/pubmed/32953077&lt;/url&gt;&lt;/related-urls&gt;&lt;/urls&gt;&lt;custom2&gt;PMC7487220&lt;/custom2&gt;&lt;electronic-resource-num&gt;10.1002/ece3.6641&lt;/electronic-resource-num&gt;&lt;/record&gt;&lt;/Cite&gt;&lt;/EndNote&gt;</w:instrText>
      </w:r>
      <w:r w:rsidR="002B6243">
        <w:rPr>
          <w:color w:val="000000" w:themeColor="text1"/>
        </w:rPr>
        <w:fldChar w:fldCharType="separate"/>
      </w:r>
      <w:r w:rsidR="00B85223">
        <w:rPr>
          <w:noProof/>
          <w:color w:val="000000" w:themeColor="text1"/>
        </w:rPr>
        <w:t>(Collins et al. 2020)</w:t>
      </w:r>
      <w:r w:rsidR="002B6243">
        <w:rPr>
          <w:color w:val="000000" w:themeColor="text1"/>
        </w:rPr>
        <w:fldChar w:fldCharType="end"/>
      </w:r>
      <w:r w:rsidR="00030CB5">
        <w:rPr>
          <w:color w:val="000000" w:themeColor="text1"/>
        </w:rPr>
        <w:t xml:space="preserve">. </w:t>
      </w:r>
      <w:r w:rsidR="00FB2923">
        <w:rPr>
          <w:color w:val="000000" w:themeColor="text1"/>
        </w:rPr>
        <w:t xml:space="preserve">Our findings </w:t>
      </w:r>
      <w:r w:rsidR="000816AF">
        <w:rPr>
          <w:color w:val="000000" w:themeColor="text1"/>
        </w:rPr>
        <w:t xml:space="preserve">highlight the importance of lineage-specific marker validation prior to use in management. </w:t>
      </w:r>
    </w:p>
    <w:p w14:paraId="1B374408" w14:textId="07B40352" w:rsidR="00E86C05" w:rsidRPr="003D121A" w:rsidRDefault="00E86C05" w:rsidP="00134908">
      <w:pPr>
        <w:spacing w:line="480" w:lineRule="auto"/>
        <w:ind w:firstLine="720"/>
        <w:rPr>
          <w:color w:val="000000" w:themeColor="text1"/>
        </w:rPr>
      </w:pPr>
      <w:r w:rsidRPr="003D121A">
        <w:rPr>
          <w:color w:val="000000" w:themeColor="text1"/>
        </w:rPr>
        <w:t>Additional gaps in understanding include whether reservoirs of early migration</w:t>
      </w:r>
      <w:r w:rsidR="00F97EEE">
        <w:rPr>
          <w:color w:val="000000" w:themeColor="text1"/>
        </w:rPr>
        <w:t xml:space="preserve"> associated</w:t>
      </w:r>
      <w:r w:rsidRPr="003D121A">
        <w:rPr>
          <w:color w:val="000000" w:themeColor="text1"/>
        </w:rPr>
        <w:t xml:space="preserve"> alleles are available among late-migrating populations, patterns of dominance</w:t>
      </w:r>
      <w:r>
        <w:rPr>
          <w:color w:val="000000" w:themeColor="text1"/>
        </w:rPr>
        <w:t>,</w:t>
      </w:r>
      <w:r w:rsidRPr="003D121A">
        <w:rPr>
          <w:color w:val="000000" w:themeColor="text1"/>
        </w:rPr>
        <w:t xml:space="preserve"> and the direction and magnitude of gene flow between early- and late-migrating run</w:t>
      </w:r>
      <w:r w:rsidR="00850D39">
        <w:rPr>
          <w:color w:val="000000" w:themeColor="text1"/>
        </w:rPr>
        <w:t>s</w:t>
      </w:r>
      <w:r w:rsidRPr="003D121A">
        <w:rPr>
          <w:color w:val="000000" w:themeColor="text1"/>
        </w:rPr>
        <w:t xml:space="preserve"> </w:t>
      </w:r>
      <w:r w:rsidRPr="003D121A">
        <w:rPr>
          <w:color w:val="000000" w:themeColor="text1"/>
        </w:rPr>
        <w:fldChar w:fldCharType="begin">
          <w:fldData xml:space="preserve">PEVuZE5vdGU+PENpdGU+PEF1dGhvcj5Gb3JkPC9BdXRob3I+PFllYXI+MjAyMDwvWWVhcj48UmVj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PEVuZE5vdGU+PENpdGU+PEF1dGhvcj5Gb3JkPC9BdXRob3I+PFllYXI+MjAyMDwvWWVhcj48UmVj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Pr="003D121A">
        <w:rPr>
          <w:color w:val="000000" w:themeColor="text1"/>
        </w:rPr>
      </w:r>
      <w:r w:rsidRPr="003D121A">
        <w:rPr>
          <w:color w:val="000000" w:themeColor="text1"/>
        </w:rPr>
        <w:fldChar w:fldCharType="separate"/>
      </w:r>
      <w:r w:rsidR="00C77A8F">
        <w:rPr>
          <w:noProof/>
          <w:color w:val="000000" w:themeColor="text1"/>
        </w:rPr>
        <w:t>(Waples and Lindley 2018; Ford et al. 2020; Oomen et al. 2020)</w:t>
      </w:r>
      <w:r w:rsidRPr="003D121A">
        <w:rPr>
          <w:color w:val="000000" w:themeColor="text1"/>
        </w:rPr>
        <w:fldChar w:fldCharType="end"/>
      </w:r>
      <w:r w:rsidR="00794D64">
        <w:rPr>
          <w:color w:val="000000" w:themeColor="text1"/>
        </w:rPr>
        <w:t>. O</w:t>
      </w:r>
      <w:r w:rsidRPr="003D121A">
        <w:rPr>
          <w:color w:val="000000" w:themeColor="text1"/>
        </w:rPr>
        <w:t>ur focus on individuals with intermediate phenotypes permits important insights into these questions.</w:t>
      </w:r>
      <w:r w:rsidR="00794D64">
        <w:rPr>
          <w:color w:val="000000" w:themeColor="text1"/>
        </w:rPr>
        <w:t xml:space="preserve"> </w:t>
      </w:r>
      <w:r w:rsidRPr="003D121A">
        <w:rPr>
          <w:color w:val="000000" w:themeColor="text1"/>
        </w:rPr>
        <w:t xml:space="preserve">The late-summer run in the Rogue River is primarily composed of heterozygotes and fish with recombined migration timing haplotypes. </w:t>
      </w:r>
      <w:r w:rsidR="00B8321D">
        <w:rPr>
          <w:color w:val="000000" w:themeColor="text1"/>
        </w:rPr>
        <w:t>T</w:t>
      </w:r>
      <w:r w:rsidRPr="003D121A">
        <w:rPr>
          <w:color w:val="000000" w:themeColor="text1"/>
        </w:rPr>
        <w:t>his suggests that there is not strong dominance of migration timing alleles</w:t>
      </w:r>
      <w:r w:rsidR="004961E1">
        <w:rPr>
          <w:color w:val="000000" w:themeColor="text1"/>
        </w:rPr>
        <w:t xml:space="preserve"> in this lineage</w:t>
      </w:r>
      <w:r w:rsidR="00B8321D">
        <w:rPr>
          <w:color w:val="000000" w:themeColor="text1"/>
        </w:rPr>
        <w:t>; i</w:t>
      </w:r>
      <w:r w:rsidRPr="003D121A">
        <w:rPr>
          <w:color w:val="000000" w:themeColor="text1"/>
        </w:rPr>
        <w:t xml:space="preserve">ndividuals with intermediate genotypes </w:t>
      </w:r>
      <w:r w:rsidR="00FB2923">
        <w:rPr>
          <w:color w:val="000000" w:themeColor="text1"/>
        </w:rPr>
        <w:t xml:space="preserve">tend to </w:t>
      </w:r>
      <w:r w:rsidRPr="003D121A">
        <w:rPr>
          <w:color w:val="000000" w:themeColor="text1"/>
        </w:rPr>
        <w:t xml:space="preserve">express intermediate phenotypes. Spatial differences in spawning habitat between early- and late-summer runs on the Rogue may produce </w:t>
      </w:r>
      <w:r w:rsidRPr="003D121A">
        <w:rPr>
          <w:color w:val="000000" w:themeColor="text1"/>
        </w:rPr>
        <w:lastRenderedPageBreak/>
        <w:t xml:space="preserve">differences in the environmental conditions experienced by embryos and juveniles </w:t>
      </w:r>
      <w:r w:rsidRPr="003D121A">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Pr="003D121A">
        <w:rPr>
          <w:color w:val="000000" w:themeColor="text1"/>
        </w:rPr>
        <w:fldChar w:fldCharType="separate"/>
      </w:r>
      <w:r w:rsidR="00C77A8F">
        <w:rPr>
          <w:noProof/>
          <w:color w:val="000000" w:themeColor="text1"/>
        </w:rPr>
        <w:t>(Everest 1971</w:t>
      </w:r>
      <w:r w:rsidR="00D31697">
        <w:rPr>
          <w:noProof/>
          <w:color w:val="000000" w:themeColor="text1"/>
        </w:rPr>
        <w:t xml:space="preserve">, </w:t>
      </w:r>
      <w:r w:rsidR="00C77A8F">
        <w:rPr>
          <w:noProof/>
          <w:color w:val="000000" w:themeColor="text1"/>
        </w:rPr>
        <w:t>1973)</w:t>
      </w:r>
      <w:r w:rsidRPr="003D121A">
        <w:rPr>
          <w:color w:val="000000" w:themeColor="text1"/>
        </w:rPr>
        <w:fldChar w:fldCharType="end"/>
      </w:r>
      <w:r w:rsidRPr="003D121A">
        <w:rPr>
          <w:color w:val="000000" w:themeColor="text1"/>
        </w:rPr>
        <w:t>, and late-summer adults spend less time exposed to freshwater stressors.</w:t>
      </w:r>
      <w:r>
        <w:rPr>
          <w:color w:val="000000" w:themeColor="text1"/>
        </w:rPr>
        <w:t xml:space="preserve"> </w:t>
      </w:r>
      <w:r w:rsidRPr="003D121A">
        <w:rPr>
          <w:color w:val="000000" w:themeColor="text1"/>
        </w:rPr>
        <w:t xml:space="preserve">Together, these observations point to late-summer run fish as particularly important for conservation on the Rogue River, because they may serve as a </w:t>
      </w:r>
      <w:r w:rsidR="00B7749B">
        <w:rPr>
          <w:color w:val="000000" w:themeColor="text1"/>
        </w:rPr>
        <w:t xml:space="preserve">temporary </w:t>
      </w:r>
      <w:r w:rsidRPr="003D121A">
        <w:rPr>
          <w:color w:val="000000" w:themeColor="text1"/>
        </w:rPr>
        <w:t xml:space="preserve">reservoir of early-migration </w:t>
      </w:r>
      <w:r w:rsidR="00F97EEE">
        <w:rPr>
          <w:color w:val="000000" w:themeColor="text1"/>
        </w:rPr>
        <w:t xml:space="preserve">associated </w:t>
      </w:r>
      <w:r w:rsidRPr="003D121A">
        <w:rPr>
          <w:color w:val="000000" w:themeColor="text1"/>
        </w:rPr>
        <w:t>alleles that are buffered from the stronger selection imposed on the early-summer run</w:t>
      </w:r>
      <w:r w:rsidR="00B7749B">
        <w:rPr>
          <w:color w:val="000000" w:themeColor="text1"/>
        </w:rPr>
        <w:t xml:space="preserve"> </w:t>
      </w:r>
      <w:r w:rsidR="003631C9">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3631C9">
        <w:rPr>
          <w:color w:val="000000" w:themeColor="text1"/>
        </w:rPr>
        <w:instrText xml:space="preserve"> ADDIN EN.CITE </w:instrText>
      </w:r>
      <w:r w:rsidR="003631C9">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3631C9">
        <w:rPr>
          <w:color w:val="000000" w:themeColor="text1"/>
        </w:rPr>
        <w:instrText xml:space="preserve"> ADDIN EN.CITE.DATA </w:instrText>
      </w:r>
      <w:r w:rsidR="003631C9">
        <w:rPr>
          <w:color w:val="000000" w:themeColor="text1"/>
        </w:rPr>
      </w:r>
      <w:r w:rsidR="003631C9">
        <w:rPr>
          <w:color w:val="000000" w:themeColor="text1"/>
        </w:rPr>
        <w:fldChar w:fldCharType="end"/>
      </w:r>
      <w:r w:rsidR="003631C9">
        <w:rPr>
          <w:color w:val="000000" w:themeColor="text1"/>
        </w:rPr>
      </w:r>
      <w:r w:rsidR="003631C9">
        <w:rPr>
          <w:color w:val="000000" w:themeColor="text1"/>
        </w:rPr>
        <w:fldChar w:fldCharType="separate"/>
      </w:r>
      <w:r w:rsidR="003631C9">
        <w:rPr>
          <w:noProof/>
          <w:color w:val="000000" w:themeColor="text1"/>
        </w:rPr>
        <w:t>(Thompson et al. 2019)</w:t>
      </w:r>
      <w:r w:rsidR="003631C9">
        <w:rPr>
          <w:color w:val="000000" w:themeColor="text1"/>
        </w:rPr>
        <w:fldChar w:fldCharType="end"/>
      </w:r>
      <w:r w:rsidRPr="003D121A">
        <w:rPr>
          <w:color w:val="000000" w:themeColor="text1"/>
        </w:rPr>
        <w:t xml:space="preserve">. </w:t>
      </w:r>
      <w:r w:rsidR="00B8321D">
        <w:rPr>
          <w:color w:val="000000" w:themeColor="text1"/>
        </w:rPr>
        <w:t>Currently, f</w:t>
      </w:r>
      <w:r w:rsidRPr="003D121A">
        <w:rPr>
          <w:color w:val="000000" w:themeColor="text1"/>
        </w:rPr>
        <w:t>ishery managers</w:t>
      </w:r>
      <w:r w:rsidR="00CC2C5A">
        <w:rPr>
          <w:color w:val="000000" w:themeColor="text1"/>
        </w:rPr>
        <w:t xml:space="preserve"> </w:t>
      </w:r>
      <w:r w:rsidRPr="003D121A">
        <w:rPr>
          <w:color w:val="000000" w:themeColor="text1"/>
        </w:rPr>
        <w:t>recognize late-summer Rogue River steelhead</w:t>
      </w:r>
      <w:r w:rsidR="00CC2C5A">
        <w:rPr>
          <w:color w:val="000000" w:themeColor="text1"/>
        </w:rPr>
        <w:t xml:space="preserve"> as summer steelhead</w:t>
      </w:r>
      <w:r w:rsidR="000A070E">
        <w:rPr>
          <w:color w:val="000000" w:themeColor="text1"/>
        </w:rPr>
        <w:t>, which are considered a</w:t>
      </w:r>
      <w:r w:rsidRPr="003D121A">
        <w:rPr>
          <w:color w:val="000000" w:themeColor="text1"/>
        </w:rPr>
        <w:t xml:space="preserve"> sensitive species </w:t>
      </w:r>
      <w:r w:rsidR="000A070E">
        <w:rPr>
          <w:color w:val="000000" w:themeColor="text1"/>
        </w:rPr>
        <w:t xml:space="preserve">in Oregon, warranting </w:t>
      </w:r>
      <w:r w:rsidRPr="003D121A">
        <w:rPr>
          <w:color w:val="000000" w:themeColor="text1"/>
        </w:rPr>
        <w:t>focus</w:t>
      </w:r>
      <w:r w:rsidR="000A070E">
        <w:rPr>
          <w:color w:val="000000" w:themeColor="text1"/>
        </w:rPr>
        <w:t xml:space="preserve">ed </w:t>
      </w:r>
      <w:r w:rsidRPr="003D121A">
        <w:rPr>
          <w:color w:val="000000" w:themeColor="text1"/>
        </w:rPr>
        <w:t>protections.</w:t>
      </w:r>
      <w:r w:rsidR="00134908">
        <w:rPr>
          <w:color w:val="000000" w:themeColor="text1"/>
        </w:rPr>
        <w:t xml:space="preserve"> N</w:t>
      </w:r>
      <w:r w:rsidR="00255CC0">
        <w:rPr>
          <w:color w:val="000000" w:themeColor="text1"/>
        </w:rPr>
        <w:t>earby steelhead populations</w:t>
      </w:r>
      <w:r w:rsidR="00357886">
        <w:rPr>
          <w:color w:val="000000" w:themeColor="text1"/>
        </w:rPr>
        <w:t xml:space="preserve"> in </w:t>
      </w:r>
      <w:r w:rsidR="00255CC0">
        <w:rPr>
          <w:color w:val="000000" w:themeColor="text1"/>
        </w:rPr>
        <w:t>the Eel and Klamath Rivers</w:t>
      </w:r>
      <w:r w:rsidR="00134908">
        <w:rPr>
          <w:color w:val="000000" w:themeColor="text1"/>
        </w:rPr>
        <w:t xml:space="preserve"> also </w:t>
      </w:r>
      <w:del w:id="95" w:author="Kathleen O'Malley" w:date="2023-05-31T11:51:00Z">
        <w:r w:rsidR="00134908" w:rsidDel="00EF113A">
          <w:rPr>
            <w:color w:val="000000" w:themeColor="text1"/>
          </w:rPr>
          <w:delText xml:space="preserve">possess </w:delText>
        </w:r>
        <w:r w:rsidR="00255CC0" w:rsidDel="00EF113A">
          <w:rPr>
            <w:color w:val="000000" w:themeColor="text1"/>
          </w:rPr>
          <w:delText xml:space="preserve"> considerable</w:delText>
        </w:r>
      </w:del>
      <w:ins w:id="96" w:author="Kathleen O'Malley" w:date="2023-05-31T11:51:00Z">
        <w:r w:rsidR="00EF113A">
          <w:rPr>
            <w:color w:val="000000" w:themeColor="text1"/>
          </w:rPr>
          <w:t>exhibit considerable</w:t>
        </w:r>
      </w:ins>
      <w:r w:rsidR="00255CC0">
        <w:rPr>
          <w:color w:val="000000" w:themeColor="text1"/>
        </w:rPr>
        <w:t xml:space="preserve"> </w:t>
      </w:r>
      <w:r w:rsidR="00357886">
        <w:rPr>
          <w:color w:val="000000" w:themeColor="text1"/>
        </w:rPr>
        <w:t>heterozygosity</w:t>
      </w:r>
      <w:r w:rsidR="00255CC0">
        <w:rPr>
          <w:color w:val="000000" w:themeColor="text1"/>
        </w:rPr>
        <w:t xml:space="preserve"> at the </w:t>
      </w:r>
      <w:r w:rsidR="00255CC0">
        <w:rPr>
          <w:i/>
          <w:iCs/>
          <w:color w:val="000000" w:themeColor="text1"/>
        </w:rPr>
        <w:t>greb1l-rock1</w:t>
      </w:r>
      <w:r w:rsidR="00255CC0">
        <w:rPr>
          <w:color w:val="000000" w:themeColor="text1"/>
        </w:rPr>
        <w:t xml:space="preserve"> region</w:t>
      </w:r>
      <w:r w:rsidR="00134908">
        <w:rPr>
          <w:color w:val="000000" w:themeColor="text1"/>
        </w:rPr>
        <w:t xml:space="preserve"> and migration timing diversity</w:t>
      </w:r>
      <w:r w:rsidR="00255CC0">
        <w:rPr>
          <w:color w:val="000000" w:themeColor="text1"/>
        </w:rPr>
        <w:t xml:space="preserve"> </w:t>
      </w:r>
      <w:r w:rsidR="00255CC0">
        <w:rPr>
          <w:color w:val="000000" w:themeColor="text1"/>
        </w:rPr>
        <w:fldChar w:fldCharType="begin">
          <w:fldData xml:space="preserve">PEVuZE5vdGU+PENpdGU+PEF1dGhvcj5LYW5ucnk8L0F1dGhvcj48WWVhcj4yMDIwPC9ZZWFyPjxS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</w:fldData>
        </w:fldChar>
      </w:r>
      <w:r w:rsidR="00255CC0">
        <w:rPr>
          <w:color w:val="000000" w:themeColor="text1"/>
        </w:rPr>
        <w:instrText xml:space="preserve"> ADDIN EN.CITE </w:instrText>
      </w:r>
      <w:r w:rsidR="00255CC0">
        <w:rPr>
          <w:color w:val="000000" w:themeColor="text1"/>
        </w:rPr>
        <w:fldChar w:fldCharType="begin">
          <w:fldData xml:space="preserve">PEVuZE5vdGU+PENpdGU+PEF1dGhvcj5LYW5ucnk8L0F1dGhvcj48WWVhcj4yMDIwPC9ZZWFyPjxS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</w:fldData>
        </w:fldChar>
      </w:r>
      <w:r w:rsidR="00255CC0">
        <w:rPr>
          <w:color w:val="000000" w:themeColor="text1"/>
        </w:rPr>
        <w:instrText xml:space="preserve"> ADDIN EN.CITE.DATA </w:instrText>
      </w:r>
      <w:r w:rsidR="00255CC0">
        <w:rPr>
          <w:color w:val="000000" w:themeColor="text1"/>
        </w:rPr>
      </w:r>
      <w:r w:rsidR="00255CC0">
        <w:rPr>
          <w:color w:val="000000" w:themeColor="text1"/>
        </w:rPr>
        <w:fldChar w:fldCharType="end"/>
      </w:r>
      <w:r w:rsidR="00255CC0">
        <w:rPr>
          <w:color w:val="000000" w:themeColor="text1"/>
        </w:rPr>
      </w:r>
      <w:r w:rsidR="00255CC0">
        <w:rPr>
          <w:color w:val="000000" w:themeColor="text1"/>
        </w:rPr>
        <w:fldChar w:fldCharType="separate"/>
      </w:r>
      <w:r w:rsidR="00255CC0">
        <w:rPr>
          <w:noProof/>
          <w:color w:val="000000" w:themeColor="text1"/>
        </w:rPr>
        <w:t>(Pearse 2019; Kannry et al. 2020)</w:t>
      </w:r>
      <w:r w:rsidR="00255CC0">
        <w:rPr>
          <w:color w:val="000000" w:themeColor="text1"/>
        </w:rPr>
        <w:fldChar w:fldCharType="end"/>
      </w:r>
      <w:r w:rsidR="00255CC0">
        <w:rPr>
          <w:color w:val="000000" w:themeColor="text1"/>
        </w:rPr>
        <w:t xml:space="preserve">. </w:t>
      </w:r>
      <w:r w:rsidR="00255CC0" w:rsidRPr="007A6283">
        <w:rPr>
          <w:color w:val="000000" w:themeColor="text1"/>
        </w:rPr>
        <w:t>However, the similarities between the Rogue</w:t>
      </w:r>
      <w:r w:rsidR="00134908">
        <w:rPr>
          <w:color w:val="000000" w:themeColor="text1"/>
        </w:rPr>
        <w:t>,</w:t>
      </w:r>
      <w:r w:rsidR="00255CC0" w:rsidRPr="007A6283">
        <w:rPr>
          <w:color w:val="000000" w:themeColor="text1"/>
        </w:rPr>
        <w:t xml:space="preserve"> </w:t>
      </w:r>
      <w:r w:rsidR="00134908">
        <w:rPr>
          <w:color w:val="000000" w:themeColor="text1"/>
        </w:rPr>
        <w:t xml:space="preserve">Eel, </w:t>
      </w:r>
      <w:r w:rsidR="00255CC0" w:rsidRPr="007A6283">
        <w:rPr>
          <w:color w:val="000000" w:themeColor="text1"/>
        </w:rPr>
        <w:t>and Klamath rivers</w:t>
      </w:r>
      <w:r w:rsidR="00DF55BE">
        <w:rPr>
          <w:color w:val="000000" w:themeColor="text1"/>
        </w:rPr>
        <w:t xml:space="preserve"> and close phylogenetic relationship among the</w:t>
      </w:r>
      <w:r w:rsidR="00931227">
        <w:rPr>
          <w:color w:val="000000" w:themeColor="text1"/>
        </w:rPr>
        <w:t>se</w:t>
      </w:r>
      <w:r w:rsidR="00DF55BE">
        <w:rPr>
          <w:color w:val="000000" w:themeColor="text1"/>
        </w:rPr>
        <w:t xml:space="preserve"> populations</w:t>
      </w:r>
      <w:r w:rsidR="00255CC0" w:rsidRPr="007A6283">
        <w:rPr>
          <w:color w:val="000000" w:themeColor="text1"/>
        </w:rPr>
        <w:t xml:space="preserve"> suggest that </w:t>
      </w:r>
      <w:r w:rsidR="00134908">
        <w:rPr>
          <w:color w:val="000000" w:themeColor="text1"/>
        </w:rPr>
        <w:t>this heterozygosity may be</w:t>
      </w:r>
      <w:r w:rsidR="00255CC0" w:rsidRPr="007A6283">
        <w:rPr>
          <w:color w:val="000000" w:themeColor="text1"/>
        </w:rPr>
        <w:t xml:space="preserve"> unique to the </w:t>
      </w:r>
      <w:r w:rsidR="00255CC0">
        <w:rPr>
          <w:color w:val="000000" w:themeColor="text1"/>
        </w:rPr>
        <w:t xml:space="preserve">geographic </w:t>
      </w:r>
      <w:r w:rsidR="00255CC0" w:rsidRPr="007A6283">
        <w:rPr>
          <w:color w:val="000000" w:themeColor="text1"/>
        </w:rPr>
        <w:t xml:space="preserve">region. Therefore, we caution that while a relatively large number of heterozygotes </w:t>
      </w:r>
      <w:r w:rsidR="00DD0011">
        <w:rPr>
          <w:color w:val="000000" w:themeColor="text1"/>
        </w:rPr>
        <w:t xml:space="preserve">and absence of strong dominance </w:t>
      </w:r>
      <w:r w:rsidR="00255CC0" w:rsidRPr="007A6283">
        <w:rPr>
          <w:color w:val="000000" w:themeColor="text1"/>
        </w:rPr>
        <w:t>may support a hopeful outlook</w:t>
      </w:r>
      <w:r w:rsidR="00134908">
        <w:rPr>
          <w:color w:val="000000" w:themeColor="text1"/>
        </w:rPr>
        <w:t xml:space="preserve"> for the maintenance </w:t>
      </w:r>
      <w:r w:rsidR="00134908" w:rsidRPr="003D121A">
        <w:rPr>
          <w:color w:val="000000" w:themeColor="text1"/>
        </w:rPr>
        <w:t xml:space="preserve">early-migration </w:t>
      </w:r>
      <w:r w:rsidR="00134908">
        <w:rPr>
          <w:color w:val="000000" w:themeColor="text1"/>
        </w:rPr>
        <w:t xml:space="preserve">associated </w:t>
      </w:r>
      <w:r w:rsidR="00134908" w:rsidRPr="003D121A">
        <w:rPr>
          <w:color w:val="000000" w:themeColor="text1"/>
        </w:rPr>
        <w:t>alleles</w:t>
      </w:r>
      <w:r w:rsidR="00134908">
        <w:rPr>
          <w:color w:val="000000" w:themeColor="text1"/>
        </w:rPr>
        <w:t xml:space="preserve">, </w:t>
      </w:r>
      <w:r w:rsidR="00255CC0" w:rsidRPr="007A6283">
        <w:rPr>
          <w:color w:val="000000" w:themeColor="text1"/>
        </w:rPr>
        <w:t xml:space="preserve">the same pattern may not be true in other </w:t>
      </w:r>
      <w:r w:rsidR="00255CC0">
        <w:rPr>
          <w:color w:val="000000" w:themeColor="text1"/>
        </w:rPr>
        <w:t xml:space="preserve">geographic </w:t>
      </w:r>
      <w:r w:rsidR="00255CC0" w:rsidRPr="007A6283">
        <w:rPr>
          <w:color w:val="000000" w:themeColor="text1"/>
        </w:rPr>
        <w:t>regions</w:t>
      </w:r>
      <w:r w:rsidR="00255CC0">
        <w:rPr>
          <w:color w:val="000000" w:themeColor="text1"/>
        </w:rPr>
        <w:t>.</w:t>
      </w:r>
      <w:r w:rsidR="00255CC0" w:rsidRPr="007A6283">
        <w:rPr>
          <w:color w:val="000000" w:themeColor="text1"/>
        </w:rPr>
        <w:t xml:space="preserve"> </w:t>
      </w:r>
    </w:p>
    <w:p w14:paraId="1BF620E5" w14:textId="24737988" w:rsidR="00DF55BE" w:rsidRDefault="00E86C05" w:rsidP="00DF55BE">
      <w:pPr>
        <w:spacing w:line="480" w:lineRule="auto"/>
        <w:ind w:firstLine="720"/>
        <w:rPr>
          <w:color w:val="000000" w:themeColor="text1"/>
        </w:rPr>
      </w:pPr>
      <w:r w:rsidRPr="003D121A">
        <w:rPr>
          <w:color w:val="000000" w:themeColor="text1"/>
        </w:rPr>
        <w:t>We observe evidence of multigenerational interbreeding between fish bearing early- and late-migrati</w:t>
      </w:r>
      <w:r w:rsidR="003B22A8">
        <w:rPr>
          <w:color w:val="000000" w:themeColor="text1"/>
        </w:rPr>
        <w:t xml:space="preserve">on </w:t>
      </w:r>
      <w:r w:rsidRPr="003D121A">
        <w:rPr>
          <w:color w:val="000000" w:themeColor="text1"/>
        </w:rPr>
        <w:t>haplotypes in the form of recombin</w:t>
      </w:r>
      <w:r w:rsidR="003B22A8">
        <w:rPr>
          <w:color w:val="000000" w:themeColor="text1"/>
        </w:rPr>
        <w:t xml:space="preserve">ation </w:t>
      </w:r>
      <w:r w:rsidRPr="003D121A">
        <w:rPr>
          <w:color w:val="000000" w:themeColor="text1"/>
        </w:rPr>
        <w:t xml:space="preserve">among both late-summer run adults and half-pounders. </w:t>
      </w:r>
      <w:r w:rsidR="00DF55BE">
        <w:rPr>
          <w:color w:val="000000" w:themeColor="text1"/>
        </w:rPr>
        <w:t>H</w:t>
      </w:r>
      <w:r w:rsidR="009F00C3">
        <w:rPr>
          <w:color w:val="000000" w:themeColor="text1"/>
        </w:rPr>
        <w:t>eterozygosity and recombination</w:t>
      </w:r>
      <w:r w:rsidRPr="003D121A">
        <w:rPr>
          <w:color w:val="000000" w:themeColor="text1"/>
        </w:rPr>
        <w:t xml:space="preserve"> at migration timing markers </w:t>
      </w:r>
      <w:r>
        <w:rPr>
          <w:color w:val="000000" w:themeColor="text1"/>
        </w:rPr>
        <w:t xml:space="preserve">might be </w:t>
      </w:r>
      <w:r w:rsidR="003B22A8">
        <w:rPr>
          <w:color w:val="000000" w:themeColor="text1"/>
        </w:rPr>
        <w:t xml:space="preserve">reflective of historical conditions and </w:t>
      </w:r>
      <w:r w:rsidR="0052234C">
        <w:rPr>
          <w:color w:val="000000" w:themeColor="text1"/>
        </w:rPr>
        <w:t>maintained</w:t>
      </w:r>
      <w:r w:rsidRPr="003D121A">
        <w:rPr>
          <w:color w:val="000000" w:themeColor="text1"/>
        </w:rPr>
        <w:t xml:space="preserve"> by a form of balancing selection such as temporally </w:t>
      </w:r>
      <w:r>
        <w:rPr>
          <w:color w:val="000000" w:themeColor="text1"/>
        </w:rPr>
        <w:t xml:space="preserve">or spatially </w:t>
      </w:r>
      <w:r w:rsidRPr="003D121A">
        <w:rPr>
          <w:color w:val="000000" w:themeColor="text1"/>
        </w:rPr>
        <w:t>varying selection</w:t>
      </w:r>
      <w:r>
        <w:rPr>
          <w:color w:val="000000" w:themeColor="text1"/>
        </w:rPr>
        <w:t xml:space="preserve"> with gene flow</w:t>
      </w:r>
      <w:r w:rsidR="004B32F4">
        <w:rPr>
          <w:color w:val="000000" w:themeColor="text1"/>
        </w:rPr>
        <w:t xml:space="preserve"> </w:t>
      </w:r>
      <w:r w:rsidR="004B32F4">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4B32F4">
        <w:rPr>
          <w:color w:val="000000" w:themeColor="text1"/>
        </w:rPr>
        <w:instrText xml:space="preserve"> ADDIN EN.CITE </w:instrText>
      </w:r>
      <w:r w:rsidR="004B32F4">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4B32F4">
        <w:rPr>
          <w:color w:val="000000" w:themeColor="text1"/>
        </w:rPr>
        <w:instrText xml:space="preserve"> ADDIN EN.CITE.DATA </w:instrText>
      </w:r>
      <w:r w:rsidR="004B32F4">
        <w:rPr>
          <w:color w:val="000000" w:themeColor="text1"/>
        </w:rPr>
      </w:r>
      <w:r w:rsidR="004B32F4">
        <w:rPr>
          <w:color w:val="000000" w:themeColor="text1"/>
        </w:rPr>
        <w:fldChar w:fldCharType="end"/>
      </w:r>
      <w:r w:rsidR="004B32F4">
        <w:rPr>
          <w:color w:val="000000" w:themeColor="text1"/>
        </w:rPr>
      </w:r>
      <w:r w:rsidR="004B32F4">
        <w:rPr>
          <w:color w:val="000000" w:themeColor="text1"/>
        </w:rPr>
        <w:fldChar w:fldCharType="separate"/>
      </w:r>
      <w:r w:rsidR="004B32F4">
        <w:rPr>
          <w:noProof/>
          <w:color w:val="000000" w:themeColor="text1"/>
        </w:rPr>
        <w:t>(Thompson et al. 2020)</w:t>
      </w:r>
      <w:r w:rsidR="004B32F4">
        <w:rPr>
          <w:color w:val="000000" w:themeColor="text1"/>
        </w:rPr>
        <w:fldChar w:fldCharType="end"/>
      </w:r>
      <w:r>
        <w:rPr>
          <w:color w:val="000000" w:themeColor="text1"/>
        </w:rPr>
        <w:t>.</w:t>
      </w:r>
      <w:r w:rsidR="00233562">
        <w:rPr>
          <w:color w:val="000000" w:themeColor="text1"/>
        </w:rPr>
        <w:t xml:space="preserve"> </w:t>
      </w:r>
      <w:r>
        <w:rPr>
          <w:color w:val="000000" w:themeColor="text1"/>
        </w:rPr>
        <w:t xml:space="preserve">Alternatively, our </w:t>
      </w:r>
      <w:r w:rsidRPr="003D121A">
        <w:rPr>
          <w:color w:val="000000" w:themeColor="text1"/>
        </w:rPr>
        <w:t>data</w:t>
      </w:r>
      <w:r>
        <w:rPr>
          <w:color w:val="000000" w:themeColor="text1"/>
        </w:rPr>
        <w:t xml:space="preserve"> m</w:t>
      </w:r>
      <w:r w:rsidR="000A070E">
        <w:rPr>
          <w:color w:val="000000" w:themeColor="text1"/>
        </w:rPr>
        <w:t>ight</w:t>
      </w:r>
      <w:r>
        <w:rPr>
          <w:color w:val="000000" w:themeColor="text1"/>
        </w:rPr>
        <w:t xml:space="preserve"> be</w:t>
      </w:r>
      <w:r w:rsidRPr="003D121A">
        <w:rPr>
          <w:color w:val="000000" w:themeColor="text1"/>
        </w:rPr>
        <w:t xml:space="preserve"> provid</w:t>
      </w:r>
      <w:r>
        <w:rPr>
          <w:color w:val="000000" w:themeColor="text1"/>
        </w:rPr>
        <w:t>ing</w:t>
      </w:r>
      <w:r w:rsidRPr="003D121A">
        <w:rPr>
          <w:color w:val="000000" w:themeColor="text1"/>
        </w:rPr>
        <w:t xml:space="preserve"> a snapshot of a non-equilibrium process, wherein a recent</w:t>
      </w:r>
      <w:r w:rsidR="00233562">
        <w:rPr>
          <w:color w:val="000000" w:themeColor="text1"/>
        </w:rPr>
        <w:t>, anthropogenic</w:t>
      </w:r>
      <w:r w:rsidRPr="003D121A">
        <w:rPr>
          <w:color w:val="000000" w:themeColor="text1"/>
        </w:rPr>
        <w:t xml:space="preserve"> increase in connectivity </w:t>
      </w:r>
      <w:r w:rsidR="00134908">
        <w:rPr>
          <w:color w:val="000000" w:themeColor="text1"/>
        </w:rPr>
        <w:t>between early</w:t>
      </w:r>
      <w:r w:rsidR="008B5097">
        <w:rPr>
          <w:color w:val="000000" w:themeColor="text1"/>
        </w:rPr>
        <w:t xml:space="preserve"> and late migrators </w:t>
      </w:r>
      <w:r w:rsidRPr="003D121A">
        <w:rPr>
          <w:color w:val="000000" w:themeColor="text1"/>
        </w:rPr>
        <w:t xml:space="preserve">results in a temporary increase in </w:t>
      </w:r>
      <w:r>
        <w:rPr>
          <w:color w:val="000000" w:themeColor="text1"/>
        </w:rPr>
        <w:t xml:space="preserve">the frequency of </w:t>
      </w:r>
      <w:r w:rsidRPr="003D121A">
        <w:rPr>
          <w:color w:val="000000" w:themeColor="text1"/>
        </w:rPr>
        <w:t>heterozygo</w:t>
      </w:r>
      <w:r>
        <w:rPr>
          <w:color w:val="000000" w:themeColor="text1"/>
        </w:rPr>
        <w:t>tes</w:t>
      </w:r>
      <w:r w:rsidRPr="003D121A">
        <w:rPr>
          <w:color w:val="000000" w:themeColor="text1"/>
        </w:rPr>
        <w:t xml:space="preserve"> before swamping</w:t>
      </w:r>
      <w:r>
        <w:rPr>
          <w:color w:val="000000" w:themeColor="text1"/>
        </w:rPr>
        <w:t xml:space="preserve"> eliminates the less fit allele</w:t>
      </w:r>
      <w:r w:rsidR="00CC2C5A">
        <w:rPr>
          <w:color w:val="000000" w:themeColor="text1"/>
        </w:rPr>
        <w:t>s</w:t>
      </w:r>
      <w:r>
        <w:rPr>
          <w:color w:val="000000" w:themeColor="text1"/>
        </w:rPr>
        <w:t xml:space="preserve"> </w:t>
      </w:r>
      <w:r>
        <w:rPr>
          <w:color w:val="000000" w:themeColor="text1"/>
        </w:rPr>
        <w:lastRenderedPageBreak/>
        <w:fldChar w:fldCharType="begin"/>
      </w:r>
      <w:r w:rsidR="00C77A8F">
        <w:rPr>
          <w:color w:val="000000" w:themeColor="text1"/>
        </w:rPr>
        <w:instrText xml:space="preserve"> ADDIN EN.CITE &lt;EndNote&gt;&lt;Cite&gt;&lt;Author&gt;Tigano&lt;/Author&gt;&lt;Year&gt;2016&lt;/Year&gt;&lt;RecNum&gt;804&lt;/RecNum&gt;&lt;DisplayText&gt;(Tigano and Friesen 2016)&lt;/DisplayText&gt;&lt;record&gt;&lt;rec-number&gt;804&lt;/rec-number&gt;&lt;foreign-keys&gt;&lt;key app="EN" db-id="fstdwt0t3xzrskewzvmxpsf80xx25990rfrd" timestamp="1499198734"&gt;804&lt;/key&gt;&lt;key app="ENWeb" db-id=""&gt;0&lt;/key&gt;&lt;/foreign-keys&gt;&lt;ref-type name="Journal Article"&gt;17&lt;/ref-type&gt;&lt;contributors&gt;&lt;authors&gt;&lt;author&gt;Tigano, A.&lt;/author&gt;&lt;author&gt;Friesen, V. L.&lt;/author&gt;&lt;/authors&gt;&lt;/contributors&gt;&lt;auth-address&gt;Department of Biology, Queen&amp;apos;s University, Kingston, ON, K7L 3N6, Canada.&lt;/auth-address&gt;&lt;titles&gt;&lt;title&gt;Genomics of local adaptation with gene flow&lt;/title&gt;&lt;secondary-title&gt;Mol Ecol&lt;/secondary-title&gt;&lt;/titles&gt;&lt;periodical&gt;&lt;full-title&gt;Mol Ecol&lt;/full-title&gt;&lt;/periodical&gt;&lt;pages&gt;2144-64&lt;/pages&gt;&lt;volume&gt;25&lt;/volume&gt;&lt;number&gt;10&lt;/number&gt;&lt;keywords&gt;&lt;keyword&gt;Adaptation, Physiological/*genetics&lt;/keyword&gt;&lt;keyword&gt;Alleles&lt;/keyword&gt;&lt;keyword&gt;Animals&lt;/keyword&gt;&lt;keyword&gt;*Biological Evolution&lt;/keyword&gt;&lt;keyword&gt;*Gene Flow&lt;/keyword&gt;&lt;keyword&gt;Genomics&lt;/keyword&gt;&lt;keyword&gt;Humans&lt;/keyword&gt;&lt;keyword&gt;Models, Genetic&lt;/keyword&gt;&lt;keyword&gt;Plants&lt;/keyword&gt;&lt;keyword&gt;Selection, Genetic&lt;/keyword&gt;&lt;keyword&gt;adaptive introgression&lt;/keyword&gt;&lt;keyword&gt;new mutation&lt;/keyword&gt;&lt;keyword&gt;recombination&lt;/keyword&gt;&lt;keyword&gt;review&lt;/keyword&gt;&lt;keyword&gt;selection-migration balance&lt;/keyword&gt;&lt;keyword&gt;standing genetic variation&lt;/keyword&gt;&lt;/keywords&gt;&lt;dates&gt;&lt;year&gt;2016&lt;/year&gt;&lt;pub-dates&gt;&lt;date&gt;May&lt;/date&gt;&lt;/pub-dates&gt;&lt;/dates&gt;&lt;isbn&gt;1365-294X (Electronic)&amp;#xD;0962-1083 (Linking)&lt;/isbn&gt;&lt;accession-num&gt;26946320&lt;/accession-num&gt;&lt;urls&gt;&lt;related-urls&gt;&lt;url&gt;https://www.ncbi.nlm.nih.gov/pubmed/26946320&lt;/url&gt;&lt;/related-urls&gt;&lt;/urls&gt;&lt;electronic-resource-num&gt;10.1111/mec.13606&lt;/electronic-resource-num&gt;&lt;/record&gt;&lt;/Cite&gt;&lt;/EndNote&gt;</w:instrText>
      </w:r>
      <w:r>
        <w:rPr>
          <w:color w:val="000000" w:themeColor="text1"/>
        </w:rPr>
        <w:fldChar w:fldCharType="separate"/>
      </w:r>
      <w:r w:rsidR="00C77A8F">
        <w:rPr>
          <w:noProof/>
          <w:color w:val="000000" w:themeColor="text1"/>
        </w:rPr>
        <w:t>(</w:t>
      </w:r>
      <w:r w:rsidR="004B32F4">
        <w:rPr>
          <w:color w:val="000000" w:themeColor="text1"/>
        </w:rPr>
        <w:t>Thompson et al. 2019</w:t>
      </w:r>
      <w:r w:rsidR="00C77A8F">
        <w:rPr>
          <w:noProof/>
          <w:color w:val="000000" w:themeColor="text1"/>
        </w:rPr>
        <w:t>)</w:t>
      </w:r>
      <w:r>
        <w:rPr>
          <w:color w:val="000000" w:themeColor="text1"/>
        </w:rPr>
        <w:fldChar w:fldCharType="end"/>
      </w:r>
      <w:r w:rsidRPr="003D121A">
        <w:rPr>
          <w:color w:val="000000" w:themeColor="text1"/>
        </w:rPr>
        <w:t xml:space="preserve">. </w:t>
      </w:r>
      <w:r w:rsidR="00DF55BE" w:rsidRPr="00DF55BE">
        <w:rPr>
          <w:color w:val="000000" w:themeColor="text1"/>
        </w:rPr>
        <w:t>The density of genotyping along the genome in our</w:t>
      </w:r>
      <w:r w:rsidR="00DF55BE">
        <w:rPr>
          <w:color w:val="000000" w:themeColor="text1"/>
        </w:rPr>
        <w:t xml:space="preserve"> </w:t>
      </w:r>
      <w:r w:rsidR="00DF55BE" w:rsidRPr="00DF55BE">
        <w:rPr>
          <w:color w:val="000000" w:themeColor="text1"/>
        </w:rPr>
        <w:t>study is not great enough to thoroughly examine how many generations of interbreeding is</w:t>
      </w:r>
      <w:r w:rsidR="00DF55BE">
        <w:rPr>
          <w:color w:val="000000" w:themeColor="text1"/>
        </w:rPr>
        <w:t xml:space="preserve"> r</w:t>
      </w:r>
      <w:r w:rsidR="00DF55BE" w:rsidRPr="00DF55BE">
        <w:rPr>
          <w:color w:val="000000" w:themeColor="text1"/>
        </w:rPr>
        <w:t xml:space="preserve">esponsible for the extent of recombination we observe. </w:t>
      </w:r>
      <w:r w:rsidR="00233562" w:rsidRPr="007A6283">
        <w:rPr>
          <w:color w:val="000000" w:themeColor="text1"/>
        </w:rPr>
        <w:t xml:space="preserve">Ultimately, further research will be required to understand if </w:t>
      </w:r>
      <w:r w:rsidR="009F00C3">
        <w:rPr>
          <w:color w:val="000000" w:themeColor="text1"/>
        </w:rPr>
        <w:t>the current level of gene flow between early and late migrators is reflective of historical conditions</w:t>
      </w:r>
      <w:r w:rsidR="00DF55BE">
        <w:rPr>
          <w:color w:val="000000" w:themeColor="text1"/>
        </w:rPr>
        <w:t xml:space="preserve"> or is driven by </w:t>
      </w:r>
      <w:r w:rsidR="00DE639E">
        <w:rPr>
          <w:color w:val="000000" w:themeColor="text1"/>
        </w:rPr>
        <w:t xml:space="preserve">relatively </w:t>
      </w:r>
      <w:r w:rsidR="00DF55BE">
        <w:rPr>
          <w:color w:val="000000" w:themeColor="text1"/>
        </w:rPr>
        <w:t>recent</w:t>
      </w:r>
      <w:r w:rsidR="00DE639E">
        <w:rPr>
          <w:color w:val="000000" w:themeColor="text1"/>
        </w:rPr>
        <w:t>,</w:t>
      </w:r>
      <w:r w:rsidR="00DF55BE">
        <w:rPr>
          <w:color w:val="000000" w:themeColor="text1"/>
        </w:rPr>
        <w:t xml:space="preserve"> </w:t>
      </w:r>
      <w:r w:rsidR="00DF55BE" w:rsidRPr="003D121A">
        <w:rPr>
          <w:color w:val="000000" w:themeColor="text1"/>
        </w:rPr>
        <w:t>anthropogenic changes in connectivity between early and late migrators</w:t>
      </w:r>
      <w:r w:rsidR="00DF55BE">
        <w:rPr>
          <w:color w:val="000000" w:themeColor="text1"/>
        </w:rPr>
        <w:t>.</w:t>
      </w:r>
    </w:p>
    <w:p w14:paraId="22F4CA7E" w14:textId="77777777" w:rsidR="00DF55BE" w:rsidRDefault="00DF55BE" w:rsidP="00134908">
      <w:pPr>
        <w:spacing w:line="480" w:lineRule="auto"/>
        <w:ind w:firstLine="720"/>
        <w:rPr>
          <w:color w:val="000000" w:themeColor="text1"/>
        </w:rPr>
      </w:pPr>
    </w:p>
    <w:p w14:paraId="2D454D3D" w14:textId="77777777" w:rsidR="00E6726F" w:rsidRDefault="00E6726F">
      <w:r>
        <w:br w:type="page"/>
      </w:r>
    </w:p>
    <w:p w14:paraId="0C305739" w14:textId="21B4B9B6" w:rsidR="00C0065D" w:rsidRDefault="00C0065D" w:rsidP="00764A02">
      <w:pPr>
        <w:rPr>
          <w:b/>
          <w:bCs/>
        </w:rPr>
      </w:pPr>
      <w:r>
        <w:rPr>
          <w:b/>
          <w:bCs/>
        </w:rPr>
        <w:lastRenderedPageBreak/>
        <w:t>References</w:t>
      </w:r>
    </w:p>
    <w:p w14:paraId="3241636C" w14:textId="77777777" w:rsidR="00C0065D" w:rsidRPr="00C0065D" w:rsidRDefault="00C0065D" w:rsidP="00764A02">
      <w:pPr>
        <w:rPr>
          <w:b/>
          <w:bCs/>
        </w:rPr>
      </w:pPr>
    </w:p>
    <w:p w14:paraId="00F69750" w14:textId="5C49065F" w:rsidR="00C77A8F" w:rsidRPr="00F64876" w:rsidRDefault="00A90101" w:rsidP="00C77A8F">
      <w:pPr>
        <w:pStyle w:val="EndNoteBibliography"/>
        <w:spacing w:after="240"/>
        <w:rPr>
          <w:rFonts w:ascii="Times New Roman" w:hAnsi="Times New Roman" w:cs="Times New Roman"/>
          <w:noProof/>
        </w:rPr>
      </w:pPr>
      <w:r w:rsidRPr="00F64876">
        <w:rPr>
          <w:rFonts w:ascii="Times New Roman" w:hAnsi="Times New Roman" w:cs="Times New Roman"/>
        </w:rPr>
        <w:fldChar w:fldCharType="begin"/>
      </w:r>
      <w:r w:rsidRPr="00F64876">
        <w:rPr>
          <w:rFonts w:ascii="Times New Roman" w:hAnsi="Times New Roman" w:cs="Times New Roman"/>
        </w:rPr>
        <w:instrText xml:space="preserve"> ADDIN EN.REFLIST </w:instrText>
      </w:r>
      <w:r w:rsidRPr="00F64876">
        <w:rPr>
          <w:rFonts w:ascii="Times New Roman" w:hAnsi="Times New Roman" w:cs="Times New Roman"/>
        </w:rPr>
        <w:fldChar w:fldCharType="separate"/>
      </w:r>
      <w:r w:rsidR="00C77A8F" w:rsidRPr="00F64876">
        <w:rPr>
          <w:rFonts w:ascii="Times New Roman" w:hAnsi="Times New Roman" w:cs="Times New Roman"/>
          <w:noProof/>
        </w:rPr>
        <w:t>Beechie T, Buhle E, Ruckelshaus M, Fullerton A, Holsinger L (2006) Hydrologic regime and the conservation of salmon life history diversity. Biological Conservation, 130, 560-572. https://doi.org/10.1016/j.biocon.2006.01.019</w:t>
      </w:r>
    </w:p>
    <w:p w14:paraId="36434E6D" w14:textId="4814844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Boyle EA, Li YI, Pritchard JK (2017) An Expanded View of Complex Traits: From Polygenic to Omnigenic. Cell, 169, 1177-1186. https://doi.org/10.1016/j.cell.2017.05.038</w:t>
      </w:r>
    </w:p>
    <w:p w14:paraId="6E9DFF59"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Busby PJ, Wainright TC, Waples RS (1994) Status Review for Klamath Mountains Province Steelhead. National Oceanic and Atmospheric Administration, Technical Memorandum NMFS-NWFSC-19</w:t>
      </w:r>
    </w:p>
    <w:p w14:paraId="5609FDAE"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Busby PJ, Wainright TC, Bryan GJ, Lierheimer LJ, Waples RS, Waknitz FW, Lagomarsino IV (1996) Status Review of West Coast Steelhead. National Oceanic and Atmospheric Administration, Technical Memorandum NMFS-NWFSC-27</w:t>
      </w:r>
    </w:p>
    <w:p w14:paraId="5A2D22E9" w14:textId="6F67100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Campbell NR, Harmon SA, Narum SR (2015) Genotyping-in-Thousands by sequencing (GT-seq): A cost effective SNP genotyping method based on custom amplicon sequencing. Mol Ecol Resour, 15, 855-867. https://doi.org/10.1111/1755-0998.12357</w:t>
      </w:r>
    </w:p>
    <w:p w14:paraId="2EF35174" w14:textId="6F7E587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Collins EE, Hargrove JS, Delomas TA, Narum SR (2020) Distribution of genetic variation underlying adult migration timing in steelhead of the Columbia River basin. Ecol Evol, 10, 9486-9502. https://doi.org/10.1002/ece3.6641</w:t>
      </w:r>
    </w:p>
    <w:p w14:paraId="462FB9E7" w14:textId="0BA60E8C"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Coté C (2016) “Indigenizing” Food Sovereignty. Revitalizing Indigenous Food Practices and Ecological Knowledges in Canada and the United States. Humanities, 5. https://doi.org/10.3390/h5030057</w:t>
      </w:r>
    </w:p>
    <w:p w14:paraId="718E62FF"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Cramer (1985) Lost Creek Dam Fisheries Evaluation Phase I Completion Report: Summary and Recommendations Impacts of Lost Creek Dam on the Biology of Anadromous Salmonids in the Rogue River. US Army Corps of Engineers. </w:t>
      </w:r>
    </w:p>
    <w:p w14:paraId="332F4A8F" w14:textId="0C93251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Crozier LG, McClure MM, Beechie T, Bograd SJ, Boughton DA, Carr M, Cooney TD, Dunham JB, Greene CM, Haltuch MA, Hazen EL, Holzer DM, Huff DD, Johnson RC, Jordan CE, Kaplan IC, Lindley ST, Mantua NJ, Moyle PB, Myers JM, Nelson MW, Spence BC, Weitkamp LA, Williams TH, Willis-Norton E (2019) Climate vulnerability assessment for Pacific salmon and steelhead in the California Current Large Marine Ecosystem. PLOS ONE, 14, e0217711. https://doi.org/10.1371/journal.pone.0217711</w:t>
      </w:r>
    </w:p>
    <w:p w14:paraId="4C65E4DA" w14:textId="135DFA0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Evanno G, Regnaut S, Goudet J (2005) Detecting the number of clusters of individuals using the software STRUCTURE: a simulation study. Mol Ecol, 14, 2611-2620. </w:t>
      </w:r>
      <w:r w:rsidR="00734214" w:rsidRPr="00F64876">
        <w:rPr>
          <w:rFonts w:ascii="Times New Roman" w:hAnsi="Times New Roman" w:cs="Times New Roman"/>
          <w:noProof/>
        </w:rPr>
        <w:t>https://doi.org/10.1111/j.1365-294X.2005.02553.x</w:t>
      </w:r>
    </w:p>
    <w:p w14:paraId="7F01FCDA" w14:textId="139CD5D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Evenson MD, Ewing RD (1992) Migration Characteristics and Hatchery Returns of Winter Steelhead Volitionally Released from Cole Rivers Hatchery, Oregon. North American Journal of Fisheries Management, 12, 736-743. https://doi.org/10.1577/1548-8675(1992)012&lt;0736:Mcahro&gt;2.3.Co;2</w:t>
      </w:r>
    </w:p>
    <w:p w14:paraId="14E5BB10"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Everest FH (1971) An ecological and fish cultural study of summer steelhead in the Rogue River, Oregon. Federal Aid Progress Reports: Fisheries.</w:t>
      </w:r>
    </w:p>
    <w:p w14:paraId="4C4615B4"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Everest FH (1973) Ecology and management of summer steelhead in the Rogue River.</w:t>
      </w:r>
      <w:r w:rsidRPr="00F64876">
        <w:rPr>
          <w:rFonts w:ascii="Times New Roman" w:hAnsi="Times New Roman" w:cs="Times New Roman"/>
        </w:rPr>
        <w:t xml:space="preserve"> </w:t>
      </w:r>
      <w:r w:rsidRPr="00F64876">
        <w:rPr>
          <w:rFonts w:ascii="Times New Roman" w:hAnsi="Times New Roman" w:cs="Times New Roman"/>
          <w:noProof/>
        </w:rPr>
        <w:t>Federal Aid to Fish Restoration Project AFS31 Final Report.</w:t>
      </w:r>
    </w:p>
    <w:p w14:paraId="2B92D654" w14:textId="1009204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Falush D, Stephens M, Pritchard JK (2003) Inference of population structure using multilocus genotype data: linked loci and correlated allele frequencies. Genetics, 164, 1567-1587. </w:t>
      </w:r>
      <w:r w:rsidR="00734214" w:rsidRPr="00F64876">
        <w:rPr>
          <w:rFonts w:ascii="Times New Roman" w:hAnsi="Times New Roman" w:cs="Times New Roman"/>
          <w:noProof/>
        </w:rPr>
        <w:t>https://doi.org/10.1093/genetics/164.4.1567</w:t>
      </w:r>
    </w:p>
    <w:p w14:paraId="18CFFDD0" w14:textId="428CB436" w:rsidR="00C77A8F" w:rsidRPr="00F64876" w:rsidRDefault="00E6726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Ford, MN, Nichols K, Waples R, Anderson EC, Kardos M, Koch I, McKinney G, Miller MR, Myers J, Naish K, Narum S, O'Malley KG, Pearse D, Seamons T, Spidle A, Swanson P, Thompson TQ, Warheit K, Willis S. 2020. Reviewing and Synthesizing the State of the Science Regarding Associations between Adult Run Timing and Specific Genotypes in Chinook Salmon and Steelhead: Report of a workshop held in Seattle, Washington, 27–28 February 2020. U.S. Department of Commerce, NOAA Processed Report NMFS-NWFSC-PR-2020-06.</w:t>
      </w:r>
      <w:r w:rsidR="00C77A8F" w:rsidRPr="00F64876">
        <w:rPr>
          <w:rFonts w:ascii="Times New Roman" w:hAnsi="Times New Roman" w:cs="Times New Roman"/>
          <w:noProof/>
        </w:rPr>
        <w:t xml:space="preserve"> https://doi.org/10.25923/mv3n-zb79</w:t>
      </w:r>
    </w:p>
    <w:p w14:paraId="4D568974" w14:textId="0073F7E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Greene CM, Hall JE, Guilbault KR, Quinn TP (2010) Improved viability of populations with diverse life-history portfolios. Biology Letters, 6, 382-386. </w:t>
      </w:r>
      <w:r w:rsidR="00734214" w:rsidRPr="00F64876">
        <w:rPr>
          <w:rFonts w:ascii="Times New Roman" w:hAnsi="Times New Roman" w:cs="Times New Roman"/>
          <w:noProof/>
        </w:rPr>
        <w:t>https://doi.org/10.1098/rsbl.2009.0780</w:t>
      </w:r>
    </w:p>
    <w:p w14:paraId="0CF2EB65" w14:textId="2BAA06C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Groot C, Margolis L (1991) Pacific salmon life histories. </w:t>
      </w:r>
      <w:r w:rsidR="00734214" w:rsidRPr="00F64876">
        <w:rPr>
          <w:rFonts w:ascii="Times New Roman" w:hAnsi="Times New Roman" w:cs="Times New Roman"/>
          <w:noProof/>
        </w:rPr>
        <w:t xml:space="preserve">UBC Press. </w:t>
      </w:r>
      <w:r w:rsidRPr="00F64876">
        <w:rPr>
          <w:rFonts w:ascii="Times New Roman" w:hAnsi="Times New Roman" w:cs="Times New Roman"/>
          <w:noProof/>
        </w:rPr>
        <w:t>Vancouver</w:t>
      </w:r>
      <w:r w:rsidR="00734214" w:rsidRPr="00F64876">
        <w:rPr>
          <w:rFonts w:ascii="Times New Roman" w:hAnsi="Times New Roman" w:cs="Times New Roman"/>
          <w:noProof/>
        </w:rPr>
        <w:t>,</w:t>
      </w:r>
      <w:r w:rsidRPr="00F64876">
        <w:rPr>
          <w:rFonts w:ascii="Times New Roman" w:hAnsi="Times New Roman" w:cs="Times New Roman"/>
          <w:noProof/>
        </w:rPr>
        <w:t xml:space="preserve"> British Columbia (Canada). </w:t>
      </w:r>
    </w:p>
    <w:p w14:paraId="6CA66A5E" w14:textId="6576DA80"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Hearsey JW, Kinziger AP (2015) Diversity in sympatric chinook salmon runs: timing, relative fat content and maturation. Environmental Biology of Fishes, 98, 413-423. https://doi.org/10.1007/s10641-014-0272-5</w:t>
      </w:r>
    </w:p>
    <w:p w14:paraId="3C0F3934" w14:textId="602A025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Hess JE, Zendt JS, Matala AR, Narum SR (2016) Genetic basis of adult migration timing in anadromous steelhead discovered through multivariate association testing. Proc Biol Sci, 283. https://doi.org/10.1098/rspb.2015.3064</w:t>
      </w:r>
    </w:p>
    <w:p w14:paraId="363EBE49" w14:textId="323FBE2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Hodge BW, Wilzbach MA, Duffy WG (2014) Potential Fitness Benefits of the Half-Pounder Life History in Klamath River Steelhead. Transactions of the American Fisheries Society, 143, 864-875. https://doi.org/10.1080/00028487.2014.892536</w:t>
      </w:r>
    </w:p>
    <w:p w14:paraId="3DB656EC" w14:textId="07863D0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Hopelain JS (1998) Age, growth and life history of Klamath River Basin steelhead trout (Onchorhynchus mykiss irideus) as determined from scale analysis. California Department of Fish and Game</w:t>
      </w:r>
      <w:r w:rsidR="005A3D86" w:rsidRPr="00F64876">
        <w:rPr>
          <w:rFonts w:ascii="Times New Roman" w:hAnsi="Times New Roman" w:cs="Times New Roman"/>
          <w:noProof/>
        </w:rPr>
        <w:t xml:space="preserve"> </w:t>
      </w:r>
      <w:r w:rsidRPr="00F64876">
        <w:rPr>
          <w:rFonts w:ascii="Times New Roman" w:hAnsi="Times New Roman" w:cs="Times New Roman"/>
          <w:noProof/>
        </w:rPr>
        <w:t>Inland Fisheries Administrative Report</w:t>
      </w:r>
      <w:r w:rsidR="005A3D86" w:rsidRPr="00F64876">
        <w:rPr>
          <w:rFonts w:ascii="Times New Roman" w:hAnsi="Times New Roman" w:cs="Times New Roman"/>
          <w:noProof/>
        </w:rPr>
        <w:t>, 98:3</w:t>
      </w:r>
      <w:r w:rsidRPr="00F64876">
        <w:rPr>
          <w:rFonts w:ascii="Times New Roman" w:hAnsi="Times New Roman" w:cs="Times New Roman"/>
          <w:noProof/>
        </w:rPr>
        <w:t xml:space="preserve"> </w:t>
      </w:r>
    </w:p>
    <w:p w14:paraId="7603A44D" w14:textId="3279014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Jacob C, McDaniels T, Hinch S (2010) Indigenous culture and adaptation to climate change: sockeye salmon and the St’át’imc people. Mitigation and Adaptation Strategies for Global Change, 15, 859-876. https://doi.org/10.1007/s11027-010-9244-z</w:t>
      </w:r>
    </w:p>
    <w:p w14:paraId="4D552B7D" w14:textId="77569FA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Jombart T, Ahmed I (2011) adegenet 1.3-1: new tools for the analysis of genome-wide SNP data. Bioinformatics, 27, 3070-3071. https://doi.org/10.1093/bioinformatics/btr521</w:t>
      </w:r>
    </w:p>
    <w:p w14:paraId="3BB558E6" w14:textId="25C8F39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Kannry SH, O'Rourke SM, Kelson SJ, Miller MR (2020) On the Ecology and Distribution of Steelhead (Oncorhynchus mykiss) in California's Eel River. J Hered, 111, 548-563. https://doi.org/10.1093/jhered/esaa043</w:t>
      </w:r>
    </w:p>
    <w:p w14:paraId="45DBADF2" w14:textId="4B4550F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Kardos M, Shafer ABA (2018) The Peril of Gene-Targeted Conservation. Trends Ecol Evol, 33, 827-839. https://doi.org/10.1016/j.tree.2018.08.011</w:t>
      </w:r>
    </w:p>
    <w:p w14:paraId="4E55B146" w14:textId="7225833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Keefer ML, Wertheimer RH, Evans AF, Boggs CT, Peery CA (2008) Iteroparity in Columbia River summer-run steelhead (Oncorhynchus mykiss): implications for conservation. Canadian Journal of Fisheries and Aquatic Sciences, 65, 2592-2605. https://doi.org/10.1139/f08-160</w:t>
      </w:r>
    </w:p>
    <w:p w14:paraId="6A37244B"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Kesner WD, Barnhart RA (1972) Characteristics of the fall-run steelhead trout (Salmo gairdneri gairdneri) of the Klamath River system with emphasis on the half-pounder. California Fish and Game, 58, 204-220. </w:t>
      </w:r>
    </w:p>
    <w:p w14:paraId="0091F4B5" w14:textId="76F7E95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Kopelman NM, Mayzel J, Jakobsson M, Rosenberg NA, Mayrose I (2015) CLUMPAK: a program for identifying clustering modes and packaging population structure inferences across K. Molecular ecology resources. </w:t>
      </w:r>
      <w:r w:rsidR="00734214" w:rsidRPr="00F64876">
        <w:rPr>
          <w:rFonts w:ascii="Times New Roman" w:hAnsi="Times New Roman" w:cs="Times New Roman"/>
          <w:noProof/>
        </w:rPr>
        <w:t>https://doi.org/10.1111/1755-0998.12387</w:t>
      </w:r>
    </w:p>
    <w:p w14:paraId="39A9564B" w14:textId="56A5FEB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Leider SA (1985) Precise Timing of Upstream Migrations by Repeat Steelhead Spawners. Transactions of the American Fisheries Society, 114, 906-908. https://doi.org/10.1577/1548-8659(1985)114&lt;906:Ptoumb&gt;2.0.Co;2</w:t>
      </w:r>
    </w:p>
    <w:p w14:paraId="0337C8E2" w14:textId="0475593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Leigh JW, Bryant D (2015) POPART: full-feature software for haplotype network construction. Methods in Ecology and Evolution, 6, 1110-1116. </w:t>
      </w:r>
      <w:r w:rsidR="00734214" w:rsidRPr="00F64876">
        <w:rPr>
          <w:rFonts w:ascii="Times New Roman" w:hAnsi="Times New Roman" w:cs="Times New Roman"/>
          <w:noProof/>
        </w:rPr>
        <w:t>https://doi.org/10.1111/2041-210X.12410</w:t>
      </w:r>
    </w:p>
    <w:p w14:paraId="246DB6B4" w14:textId="08D4C62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McClure MM, Carlson SM, Beechie TJ, Pess GR, Jorgensen JC, Sogard SM, Sultan SE, Holzer DM, Travis J, Sanderson BL, Power ME, Carmichael RW (2008) Evolutionary consequences of habitat loss for Pacific anadromous salmonids. Evol Appl, 1, 300-318. https://doi.org/10.1111/j.1752-4571.2008.00030.x</w:t>
      </w:r>
    </w:p>
    <w:p w14:paraId="5D492180" w14:textId="3C7B09D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McPhee MV, Utter F, Stanford JA, Kuzishchin KV, Savvaitova KA, Pavlov DS, Allendorf FW (2007) Population structure and partial anadromy in Oncorhynchus mykiss from Kamchatka: relevance for conservation strategies around the Pacific Rim. Ecology of Freshwater Fish, 16, 539-547. https://doi.org/10.1111/j.1600-0633.2007.00248.x</w:t>
      </w:r>
    </w:p>
    <w:p w14:paraId="5C8D4BB6" w14:textId="1B6550F3"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Merilä J, Hendry AP (2014) Climate change, adaptation, and phenotypic plasticity: the problem and the evidence. Evolutionary Applications, 7, 1-14. https://doi.org/10.1111/eva.12137</w:t>
      </w:r>
    </w:p>
    <w:p w14:paraId="5EF55FEE" w14:textId="1C031E1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Micheletti SJ, Hess JE, Zendt JS, Narum SR (2018a) Selection at a genomic region of major effect is responsible for evolution of complex life histories in anadromous steelhead. BMC Evol Biol, 18, 140. https://doi.org/10.1186/s12862-018-1255-5</w:t>
      </w:r>
    </w:p>
    <w:p w14:paraId="41944FC8" w14:textId="0DE312F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Micheletti SJ, Matala AR, Matala AP, Narum SR (2018b) Landscape features along migratory routes influence adaptive genomic variation in anadromous steelhead (Oncorhynchus mykiss). Mol Ecol, 27, 128-145. https://doi.org/10.1111/mec.14407</w:t>
      </w:r>
    </w:p>
    <w:p w14:paraId="19B693D1" w14:textId="1713197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 xml:space="preserve">Mimura M, Yahara T, Faith DP, Vázquez‐Domínguez E, Colautti RI, Araki H, Javadi F, Núñez‐Farfán J, Mori AS, Zhou S (2017) Understanding and monitoring the consequences of human impacts on intraspecific variation. Evolutionary applications, 10, 121-139. </w:t>
      </w:r>
      <w:r w:rsidR="00734214" w:rsidRPr="00F64876">
        <w:rPr>
          <w:rFonts w:ascii="Times New Roman" w:hAnsi="Times New Roman" w:cs="Times New Roman"/>
          <w:noProof/>
        </w:rPr>
        <w:t>https://doi.org/10.1111/eva.12436</w:t>
      </w:r>
    </w:p>
    <w:p w14:paraId="595CBF3A" w14:textId="733115CA"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Nesbitt HK, Moore JW, Manning P (2016) Species and population diversity in Pacific salmon fisheries underpin indigenous food security. Journal of Applied Ecology, 53, 1489-1499. https://doi.org/10.1111/1365-2664.12717</w:t>
      </w:r>
    </w:p>
    <w:p w14:paraId="4CFA3D32"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ODFW (1990) Effects of Lost Creek Dam on winter steelhead in the Rogue River, phase II. ODFW, Fish Research Project DACW 57-77-C-0033, Completion Report. </w:t>
      </w:r>
    </w:p>
    <w:p w14:paraId="2A0F2902"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ODFW (1994) Effects of Lost Creek Dam on summer steelhead in the Rogue River, phase II. ODFW, Fish Research Project DACW 57-77-C-0033, Completion Report. </w:t>
      </w:r>
    </w:p>
    <w:p w14:paraId="6ADD44D4" w14:textId="67C4FA3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Oke KB, Hendry AP (2019) Genetic insights into the past, present, and future of a keystone species. Proc Natl Acad Sci U S A, 116, 344-346. https://doi.org/10.1073/pnas.1819789116</w:t>
      </w:r>
    </w:p>
    <w:p w14:paraId="09D0C336" w14:textId="3B66BC0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Oomen RA, Kuparinen A, Hutchings JA (2020) Consequences of Single-Locus and Tightly Linked Genomic Architectures for Evolutionary Responses to Environmental Change. J Hered, 111, 319-332. https://doi.org/10.1093/jhered/esaa020</w:t>
      </w:r>
    </w:p>
    <w:p w14:paraId="59C88294" w14:textId="1C07166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Paradis E (2010) pegas: an R package for population genetics with an integrated–modular approach. Bioinformatics, 26, 419-420. </w:t>
      </w:r>
      <w:r w:rsidR="00734214" w:rsidRPr="00F64876">
        <w:rPr>
          <w:rFonts w:ascii="Times New Roman" w:hAnsi="Times New Roman" w:cs="Times New Roman"/>
          <w:noProof/>
        </w:rPr>
        <w:t>https://doi.org/10.1093/bioinformatics/btp696</w:t>
      </w:r>
    </w:p>
    <w:p w14:paraId="1549139C" w14:textId="02E08C9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Pascual M, Bentzen P, Riva Rossi C, Mackey G, Kinnison MT, Walker R (2001) First Documented Case of Anadromy in a Population of Introduced Rainbow Trout in Patagonia, Argentina. Transactions of the American Fisheries Society, 130, 53-67. https://doi.org/10.1577/1548-8659(2001)130&lt;0053:Fdcoai&gt;2.0.Co;2</w:t>
      </w:r>
    </w:p>
    <w:p w14:paraId="1E97F6B5" w14:textId="4C77789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Pearse DE</w:t>
      </w:r>
      <w:r w:rsidR="005A3D86" w:rsidRPr="00F64876">
        <w:rPr>
          <w:rFonts w:ascii="Times New Roman" w:hAnsi="Times New Roman" w:cs="Times New Roman"/>
          <w:noProof/>
        </w:rPr>
        <w:t>, Garza JC, Myers J, Spence B</w:t>
      </w:r>
      <w:r w:rsidRPr="00F64876">
        <w:rPr>
          <w:rFonts w:ascii="Times New Roman" w:hAnsi="Times New Roman" w:cs="Times New Roman"/>
          <w:noProof/>
        </w:rPr>
        <w:t xml:space="preserve"> (2019) Northern California steelhead DPS-Configuration Review-Panel Report </w:t>
      </w:r>
      <w:r w:rsidR="00F64876" w:rsidRPr="00F64876">
        <w:rPr>
          <w:rFonts w:ascii="Times New Roman" w:hAnsi="Times New Roman" w:cs="Times New Roman"/>
          <w:noProof/>
        </w:rPr>
        <w:t>media.fisheries.</w:t>
      </w:r>
      <w:r w:rsidR="005A3D86" w:rsidRPr="00F64876">
        <w:rPr>
          <w:rFonts w:ascii="Times New Roman" w:hAnsi="Times New Roman" w:cs="Times New Roman"/>
          <w:noProof/>
        </w:rPr>
        <w:t>noaa.gov/dam-migration/508compliant_pearse_etal_2019_ncsteelhead_petitionpanelfinalreport_9_30_2019. pdf</w:t>
      </w:r>
      <w:r w:rsidR="00F64876" w:rsidRPr="00F64876">
        <w:rPr>
          <w:rFonts w:ascii="Times New Roman" w:hAnsi="Times New Roman" w:cs="Times New Roman"/>
          <w:noProof/>
        </w:rPr>
        <w:t xml:space="preserve">. Accessed </w:t>
      </w:r>
      <w:r w:rsidR="005A3D86" w:rsidRPr="00F64876">
        <w:rPr>
          <w:rFonts w:ascii="Times New Roman" w:hAnsi="Times New Roman" w:cs="Times New Roman"/>
          <w:noProof/>
        </w:rPr>
        <w:t>August 202</w:t>
      </w:r>
      <w:r w:rsidR="00F64876" w:rsidRPr="00F64876">
        <w:rPr>
          <w:rFonts w:ascii="Times New Roman" w:hAnsi="Times New Roman" w:cs="Times New Roman"/>
          <w:noProof/>
        </w:rPr>
        <w:t>1</w:t>
      </w:r>
    </w:p>
    <w:p w14:paraId="019FED14" w14:textId="176703D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Pearse DE, Miller MR, Abadia-Cardoso A, Garza JC (2014) Rapid parallel evolution of standing variation in a single, complex, genomic region is associated with life history in steelhead/rainbow trout. Proc Biol Sci, 281, 20140012. https://doi.org/10.1098/rspb.2014.0012</w:t>
      </w:r>
    </w:p>
    <w:p w14:paraId="66898B00" w14:textId="3B927F7A"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Peterson ML, Hankin DG, Manishin K (2017) Decline in the Half-Pounder Life History among Trinity River, California, Steelhead. Transactions of the American Fisheries Society, 146, 1245-1261. https://doi.org/10.1080/00028487.2017.1356372</w:t>
      </w:r>
    </w:p>
    <w:p w14:paraId="2EE3C087" w14:textId="18CB353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Prince DJ, O'Rourke SM, Thompson TQ, Ali OA, Lyman HS, Saglam IK, Hotaling TJ, Spidle AP, Miller MR (2017) The evolutionary basis of premature migration in Pacific salmon highlights the utility of genomics for informing conservation. Sci Adv, 3, e1603198. https://doi.org/10.1126/sciadv.1603198</w:t>
      </w:r>
    </w:p>
    <w:p w14:paraId="39EA0691" w14:textId="7F1C8AAE"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Quinn TP, McGinnity P, Reed TE, Bradford M (2016) The paradox of “premature migration” by adult anadromous salmonid fishes: patterns and hypotheses. Canadian Journal of Fisheries and Aquatic Sciences, 73, 1015-1030. https://doi.org/10.1139/cjfas-2015-0345</w:t>
      </w:r>
    </w:p>
    <w:p w14:paraId="23737829" w14:textId="23010E73"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Reisenbichler RR, McIntyre JD, Solazzi MF, Landino SW (1992) Genetic Variation in Steelhead of Oregon and Northern California. Transactions of the American Fisheries Society, 121, 158-169. https://doi.org/10.1577/1548-8659(1992)121&lt;0158:Gvisoo&gt;2.3.Co;2</w:t>
      </w:r>
    </w:p>
    <w:p w14:paraId="5EDF4929"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Rivers CM (1963) Rogue River Fisheries, Volume 1: History and development of the</w:t>
      </w:r>
    </w:p>
    <w:p w14:paraId="07D3E899" w14:textId="591EFCD6" w:rsidR="00C77A8F" w:rsidRPr="00F64876" w:rsidRDefault="00C77A8F" w:rsidP="00734214">
      <w:pPr>
        <w:pStyle w:val="EndNoteBibliography"/>
        <w:rPr>
          <w:rFonts w:ascii="Times New Roman" w:hAnsi="Times New Roman" w:cs="Times New Roman"/>
          <w:noProof/>
        </w:rPr>
      </w:pPr>
      <w:r w:rsidRPr="00F64876">
        <w:rPr>
          <w:rFonts w:ascii="Times New Roman" w:hAnsi="Times New Roman" w:cs="Times New Roman"/>
          <w:noProof/>
        </w:rPr>
        <w:t xml:space="preserve">Rogue River Basin as related to its fishery prior to 1941. Oregon State Game Comm. </w:t>
      </w:r>
    </w:p>
    <w:p w14:paraId="14D675C9" w14:textId="77777777" w:rsidR="00734214" w:rsidRPr="00F64876" w:rsidRDefault="00734214" w:rsidP="00734214">
      <w:pPr>
        <w:pStyle w:val="EndNoteBibliography"/>
        <w:rPr>
          <w:rFonts w:ascii="Times New Roman" w:hAnsi="Times New Roman" w:cs="Times New Roman"/>
          <w:noProof/>
        </w:rPr>
      </w:pPr>
    </w:p>
    <w:p w14:paraId="20E5A148" w14:textId="4ED0E23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Rockman MV (2012) The QTN program and the alleles that matter for evolution: all that's gold does not glitter. Evolution, 66, 1-17. </w:t>
      </w:r>
      <w:r w:rsidR="00734214" w:rsidRPr="00F64876">
        <w:rPr>
          <w:rFonts w:ascii="Times New Roman" w:hAnsi="Times New Roman" w:cs="Times New Roman"/>
          <w:noProof/>
        </w:rPr>
        <w:t>https://doi.org/10.1111/j.1558-5646.2011.01486.x</w:t>
      </w:r>
    </w:p>
    <w:p w14:paraId="6E7FFB30"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Roelofs (1983) Current status of California summer steelhead (Salmo gairdneri) stocks</w:t>
      </w:r>
    </w:p>
    <w:p w14:paraId="6616E3E0"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and habitat, and recommendations for their management. Submitted to USDA Forest</w:t>
      </w:r>
    </w:p>
    <w:p w14:paraId="4EDDEA8A" w14:textId="3F82655C"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Service, Region 5. </w:t>
      </w:r>
      <w:r w:rsidR="00F64876" w:rsidRPr="00F64876">
        <w:rPr>
          <w:rFonts w:ascii="Times New Roman" w:hAnsi="Times New Roman" w:cs="Times New Roman"/>
          <w:noProof/>
        </w:rPr>
        <w:t>https://nrm.dfg.ca.gov/FileHandler.ashx?DocumentID=32669 Accessed May 2021</w:t>
      </w:r>
    </w:p>
    <w:p w14:paraId="4BAA81A0" w14:textId="694EBAA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Satterthwaite WH, Carlson SM (2015) Weakening portfolio effect strength in a hatchery-supplemented Chinook salmon population complex. Canadian Journal of Fisheries and Aquatic Sciences, 72, 1860-1875. </w:t>
      </w:r>
      <w:r w:rsidR="00734214" w:rsidRPr="00F64876">
        <w:rPr>
          <w:rFonts w:ascii="Times New Roman" w:hAnsi="Times New Roman" w:cs="Times New Roman"/>
          <w:noProof/>
        </w:rPr>
        <w:t>https://doi.org/10.1139/cjfas-2015-0169</w:t>
      </w:r>
    </w:p>
    <w:p w14:paraId="21871AFE" w14:textId="3069DB9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Scheet P, Stephens M (2006) A fast and flexible statistical model for large-scale population genotype data: applications to inferring missing genotypes and haplotypic phase. The American Journal of Human Genetics, 78, 629-644. </w:t>
      </w:r>
      <w:r w:rsidR="00734214" w:rsidRPr="00F64876">
        <w:rPr>
          <w:rFonts w:ascii="Times New Roman" w:hAnsi="Times New Roman" w:cs="Times New Roman"/>
          <w:noProof/>
        </w:rPr>
        <w:t>https://doi.org/10.1086/502802</w:t>
      </w:r>
    </w:p>
    <w:p w14:paraId="712EA36B" w14:textId="1A7ED2BE"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Schindler DE, Armstrong JB, Reed TE (2015) The portfolio concept in ecology and evolution. Frontiers in Ecology and the Environment, 13, 257-263. </w:t>
      </w:r>
      <w:r w:rsidR="00734214" w:rsidRPr="00F64876">
        <w:rPr>
          <w:rFonts w:ascii="Times New Roman" w:hAnsi="Times New Roman" w:cs="Times New Roman"/>
          <w:noProof/>
        </w:rPr>
        <w:t>https://doi.org/10.1890/140275</w:t>
      </w:r>
    </w:p>
    <w:p w14:paraId="7424ABD1" w14:textId="3FFBBDE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Schindler DE, Hilborn R, Chasco B, Boatright CP, Quinn TP, Rogers LA, Webster MS (2010) Population diversity and the portfolio effect in an exploited species. Nature, 465, 609-612. </w:t>
      </w:r>
      <w:r w:rsidR="00734214" w:rsidRPr="00F64876">
        <w:rPr>
          <w:rFonts w:ascii="Times New Roman" w:hAnsi="Times New Roman" w:cs="Times New Roman"/>
          <w:noProof/>
        </w:rPr>
        <w:t>https://doi.org/10.1038/nature09060</w:t>
      </w:r>
    </w:p>
    <w:p w14:paraId="2D1B80B8" w14:textId="1DBC703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Sheer MB, Steel EA (2011) Lost Watersheds: Barriers, Aquatic Habitat Connectivity, and Salmon Persistence in the Willamette and Lower Columbia River Basins. Transactions of the American Fisheries Society, 135, 1654-1669. </w:t>
      </w:r>
      <w:r w:rsidR="00F2425C" w:rsidRPr="00F64876">
        <w:rPr>
          <w:rFonts w:ascii="Times New Roman" w:hAnsi="Times New Roman" w:cs="Times New Roman"/>
          <w:noProof/>
        </w:rPr>
        <w:t>https://doi.org/</w:t>
      </w:r>
      <w:r w:rsidRPr="00F64876">
        <w:rPr>
          <w:rFonts w:ascii="Times New Roman" w:hAnsi="Times New Roman" w:cs="Times New Roman"/>
          <w:noProof/>
        </w:rPr>
        <w:t>10.1577/t05-221.1</w:t>
      </w:r>
    </w:p>
    <w:p w14:paraId="309F8B21"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Swezey SLH, R. F. (1977) Ritual Management of Salmonid Fish Resources in California. The Journal of California Anthropology, 4. </w:t>
      </w:r>
    </w:p>
    <w:p w14:paraId="130BB5A7" w14:textId="59B55CB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Thioulouse J, Dray S (2007) Interactive multivariate data analysis in R with the ade4 and ade4TkGUI packages. Journal of Statistical Software, 22, 1-14. </w:t>
      </w:r>
      <w:r w:rsidR="00734214" w:rsidRPr="00F64876">
        <w:rPr>
          <w:rFonts w:ascii="Times New Roman" w:hAnsi="Times New Roman" w:cs="Times New Roman"/>
          <w:noProof/>
        </w:rPr>
        <w:t>https://doi.org/10.18637/jss.v022.i05</w:t>
      </w:r>
    </w:p>
    <w:p w14:paraId="3958F579" w14:textId="346EBB90"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Thompson NF, Anderson EC, Clemento AJ, Campbell MA, Pearse DE, Hearsey JW, Kinziger AP, Garza JC (2020) A complex phenotype in salmon controlled by a simple change in migratory timing. Science, 370, 609-613. </w:t>
      </w:r>
      <w:r w:rsidR="00F2425C" w:rsidRPr="00F64876">
        <w:rPr>
          <w:rFonts w:ascii="Times New Roman" w:hAnsi="Times New Roman" w:cs="Times New Roman"/>
          <w:noProof/>
        </w:rPr>
        <w:t>https://doi.org/</w:t>
      </w:r>
      <w:r w:rsidRPr="00F64876">
        <w:rPr>
          <w:rFonts w:ascii="Times New Roman" w:hAnsi="Times New Roman" w:cs="Times New Roman"/>
          <w:noProof/>
        </w:rPr>
        <w:t>10.1126/science.aba9059</w:t>
      </w:r>
    </w:p>
    <w:p w14:paraId="35E88DBD" w14:textId="7FA88C6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 xml:space="preserve">Thompson TQ, Bellinger MR, O'Rourke SM, Prince DJ, Stevenson AE, Rodrigues AT, Sloat MR, Speller CF, Yang DY, Butler VL, Banks MA, Miller MR (2019) Anthropogenic habitat alteration leads to rapid loss of adaptive variation and restoration potential in wild salmon populations. Proc Natl Acad Sci U S A, 116, 177-186. </w:t>
      </w:r>
      <w:r w:rsidR="00F2425C" w:rsidRPr="00F64876">
        <w:rPr>
          <w:rFonts w:ascii="Times New Roman" w:hAnsi="Times New Roman" w:cs="Times New Roman"/>
          <w:noProof/>
        </w:rPr>
        <w:t>https://doi.org/</w:t>
      </w:r>
      <w:r w:rsidRPr="00F64876">
        <w:rPr>
          <w:rFonts w:ascii="Times New Roman" w:hAnsi="Times New Roman" w:cs="Times New Roman"/>
          <w:noProof/>
        </w:rPr>
        <w:t>10.1073/pnas.1811559115</w:t>
      </w:r>
    </w:p>
    <w:p w14:paraId="4A9F6C4A" w14:textId="7EC24BB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Waples RS, Ford MJ, Nichols K, Kardos M, Myers J, Thompson TQ, Anderson EC, Koch IJ, McKinney G, Miller MR, Naish K, Narum SR, O’Malley KG, Pearse DE, Pess GR, Quinn TP, Seamons TR, Spidle A, Warheit KI, Willis SC, Baker CS (2022) Implications of Large-Effect Loci for Conservation: A Review and Case Study with Pacific Salmon. Journal of Heredity, 113, 121-144. </w:t>
      </w:r>
      <w:r w:rsidR="00F2425C" w:rsidRPr="00F64876">
        <w:rPr>
          <w:rFonts w:ascii="Times New Roman" w:hAnsi="Times New Roman" w:cs="Times New Roman"/>
          <w:noProof/>
        </w:rPr>
        <w:t>https://doi.org/</w:t>
      </w:r>
      <w:r w:rsidRPr="00F64876">
        <w:rPr>
          <w:rFonts w:ascii="Times New Roman" w:hAnsi="Times New Roman" w:cs="Times New Roman"/>
          <w:noProof/>
        </w:rPr>
        <w:t>10.1093/jhered/esab069</w:t>
      </w:r>
    </w:p>
    <w:p w14:paraId="18DB10A0" w14:textId="4EE02178"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Waples RS, Lindley ST (2018) Genomics and conservation units: The genetic basis of adult migration timing in Pacific salmonids. Evol Appl, 11, 1518-1526. </w:t>
      </w:r>
      <w:r w:rsidR="00F2425C" w:rsidRPr="00F64876">
        <w:rPr>
          <w:rFonts w:ascii="Times New Roman" w:hAnsi="Times New Roman" w:cs="Times New Roman"/>
          <w:noProof/>
        </w:rPr>
        <w:t>https://doi.org/</w:t>
      </w:r>
      <w:r w:rsidRPr="00F64876">
        <w:rPr>
          <w:rFonts w:ascii="Times New Roman" w:hAnsi="Times New Roman" w:cs="Times New Roman"/>
          <w:noProof/>
        </w:rPr>
        <w:t>10.1111/eva.12687</w:t>
      </w:r>
    </w:p>
    <w:p w14:paraId="4B73673E" w14:textId="6D23A4E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Warren DR, McClure MM (2012) Quantifying Salmon-Derived Nutrient Loads from the Mortality of Hatchery-Origin Juvenile Chinook Salmon in the Snake River Basin. Transactions of the American Fisheries Society, 141, 1287-1294. </w:t>
      </w:r>
      <w:r w:rsidR="00F2425C" w:rsidRPr="00F64876">
        <w:rPr>
          <w:rFonts w:ascii="Times New Roman" w:hAnsi="Times New Roman" w:cs="Times New Roman"/>
          <w:noProof/>
        </w:rPr>
        <w:t>https://doi.org/</w:t>
      </w:r>
      <w:r w:rsidRPr="00F64876">
        <w:rPr>
          <w:rFonts w:ascii="Times New Roman" w:hAnsi="Times New Roman" w:cs="Times New Roman"/>
          <w:noProof/>
        </w:rPr>
        <w:t>10.1080/00028487.2012.686950</w:t>
      </w:r>
    </w:p>
    <w:p w14:paraId="0746DBE4"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Weir BS, Cockerham CC (1984) Estimating F-statistics for the analysis of population structure. evolution, 1358-1370. </w:t>
      </w:r>
    </w:p>
    <w:p w14:paraId="1F039CBC" w14:textId="0814390C"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 xml:space="preserve">Willis SC, Hess JE, Fryer JK, Whiteaker JM, Brun C, Gerstenberger R, Narum SR (2020) Steelhead (Oncorhynchus mykiss) lineages and sexes show variable patterns of association of adult migration timing and age‐at‐maturity traits with two genomic regions. Evolutionary Applications. </w:t>
      </w:r>
      <w:r w:rsidR="00F2425C" w:rsidRPr="00F64876">
        <w:rPr>
          <w:rFonts w:ascii="Times New Roman" w:hAnsi="Times New Roman" w:cs="Times New Roman"/>
          <w:noProof/>
        </w:rPr>
        <w:t>https://doi.org/</w:t>
      </w:r>
      <w:r w:rsidRPr="00F64876">
        <w:rPr>
          <w:rFonts w:ascii="Times New Roman" w:hAnsi="Times New Roman" w:cs="Times New Roman"/>
          <w:noProof/>
        </w:rPr>
        <w:t>10.1111/eva.13088</w:t>
      </w:r>
    </w:p>
    <w:p w14:paraId="72E18F56" w14:textId="58F736F1" w:rsidR="009F267D" w:rsidRDefault="00A90101" w:rsidP="00764A02">
      <w:r w:rsidRPr="00F64876">
        <w:fldChar w:fldCharType="end"/>
      </w:r>
    </w:p>
    <w:p w14:paraId="07F48A6E" w14:textId="77777777" w:rsidR="00C21921" w:rsidRDefault="00C21921">
      <w:r>
        <w:br w:type="page"/>
      </w:r>
    </w:p>
    <w:p w14:paraId="2F8110C1" w14:textId="77777777" w:rsidR="00C21921" w:rsidRDefault="00C21921">
      <w:pPr>
        <w:rPr>
          <w:b/>
          <w:bCs/>
        </w:rPr>
      </w:pPr>
      <w:r>
        <w:rPr>
          <w:b/>
          <w:bCs/>
        </w:rPr>
        <w:lastRenderedPageBreak/>
        <w:t>Statements and Declarations</w:t>
      </w:r>
    </w:p>
    <w:p w14:paraId="5B4B0AEE" w14:textId="77777777" w:rsidR="00C21921" w:rsidRDefault="00C21921">
      <w:pPr>
        <w:rPr>
          <w:b/>
          <w:bCs/>
        </w:rPr>
      </w:pPr>
    </w:p>
    <w:p w14:paraId="4D9B5FC5" w14:textId="5A83A4E1" w:rsidR="009F267D" w:rsidRDefault="00C21921">
      <w:r w:rsidRPr="00C21921">
        <w:t xml:space="preserve">The authors declare that no funds, grants, or other support were received </w:t>
      </w:r>
      <w:r w:rsidR="00320F99">
        <w:t>to assist with</w:t>
      </w:r>
      <w:r w:rsidRPr="00C21921">
        <w:t xml:space="preserve"> the preparation of this manuscript</w:t>
      </w:r>
      <w:r>
        <w:t xml:space="preserve">. </w:t>
      </w:r>
      <w:r w:rsidRPr="00C21921">
        <w:t>The authors have no relevant financial or non-financial interests to disclose.</w:t>
      </w:r>
      <w:r w:rsidR="0075175C">
        <w:t xml:space="preserve"> Detailed logs and all data needed to replicate this study are available at a </w:t>
      </w:r>
      <w:proofErr w:type="spellStart"/>
      <w:r w:rsidR="0075175C">
        <w:t>github</w:t>
      </w:r>
      <w:proofErr w:type="spellEnd"/>
      <w:r w:rsidR="0075175C">
        <w:t xml:space="preserve"> repository: </w:t>
      </w:r>
      <w:hyperlink r:id="rId15" w:history="1">
        <w:r w:rsidR="0075175C" w:rsidRPr="00BA5375">
          <w:rPr>
            <w:rStyle w:val="Hyperlink"/>
          </w:rPr>
          <w:t>https://github.com/david-dayan/half-pounder</w:t>
        </w:r>
      </w:hyperlink>
      <w:r w:rsidR="0075175C">
        <w:t xml:space="preserve"> archived at </w:t>
      </w:r>
      <w:proofErr w:type="spellStart"/>
      <w:r w:rsidR="0075175C">
        <w:t>zenodo</w:t>
      </w:r>
      <w:proofErr w:type="spellEnd"/>
      <w:r w:rsidR="0075175C">
        <w:t xml:space="preserve"> with a stable identifier (</w:t>
      </w:r>
      <w:hyperlink r:id="rId16" w:history="1">
        <w:r w:rsidR="0075175C" w:rsidRPr="00C62EE9">
          <w:rPr>
            <w:rStyle w:val="Hyperlink"/>
          </w:rPr>
          <w:t>DOI:10.5281/zenodo.4750859</w:t>
        </w:r>
      </w:hyperlink>
      <w:r w:rsidR="0075175C">
        <w:t>). Raw sequence data is archived at the short read archive</w:t>
      </w:r>
      <w:r w:rsidR="00572FC2">
        <w:t xml:space="preserve"> with </w:t>
      </w:r>
      <w:proofErr w:type="spellStart"/>
      <w:r w:rsidR="00572FC2" w:rsidRPr="00572FC2">
        <w:t>BioProject</w:t>
      </w:r>
      <w:proofErr w:type="spellEnd"/>
      <w:r w:rsidR="00572FC2">
        <w:t xml:space="preserve"> accession number</w:t>
      </w:r>
      <w:r w:rsidR="00572FC2" w:rsidRPr="00572FC2">
        <w:t xml:space="preserve"> PRJNA793293</w:t>
      </w:r>
      <w:r w:rsidR="00572FC2">
        <w:t>.</w:t>
      </w:r>
      <w:r w:rsidR="009F267D">
        <w:br w:type="page"/>
      </w:r>
    </w:p>
    <w:p w14:paraId="6CD0E199" w14:textId="45CEAC26" w:rsidR="00764A02" w:rsidRDefault="009F267D" w:rsidP="00764A02">
      <w:pPr>
        <w:rPr>
          <w:b/>
          <w:bCs/>
        </w:rPr>
      </w:pPr>
      <w:commentRangeStart w:id="97"/>
      <w:r>
        <w:rPr>
          <w:b/>
          <w:bCs/>
        </w:rPr>
        <w:lastRenderedPageBreak/>
        <w:t>Tables</w:t>
      </w:r>
      <w:commentRangeEnd w:id="97"/>
      <w:r w:rsidR="00A035B5">
        <w:rPr>
          <w:rStyle w:val="CommentReference"/>
        </w:rPr>
        <w:commentReference w:id="97"/>
      </w:r>
    </w:p>
    <w:p w14:paraId="24AF040D" w14:textId="50A2D983" w:rsidR="009F267D" w:rsidRDefault="009F267D" w:rsidP="00764A02">
      <w:pPr>
        <w:rPr>
          <w:b/>
          <w:bCs/>
        </w:rPr>
      </w:pPr>
    </w:p>
    <w:p w14:paraId="127F6051" w14:textId="4E0E9D49" w:rsidR="00512E6D" w:rsidRDefault="00512E6D" w:rsidP="00764A02">
      <w:r w:rsidRPr="00960B7D">
        <w:rPr>
          <w:b/>
          <w:bCs/>
        </w:rPr>
        <w:t>Table 1:</w:t>
      </w:r>
      <w:r>
        <w:t xml:space="preserve"> Rogue River steelhead </w:t>
      </w:r>
      <w:r w:rsidR="00B66124">
        <w:t>migration timing</w:t>
      </w:r>
      <w:r>
        <w:t xml:space="preserve"> nomenclature</w:t>
      </w:r>
      <w:r w:rsidR="00457741">
        <w:t>. The peak of freshwater entry timing and spawning for each run occurs sometime during the periods defined, but is much narrower in a given year.</w:t>
      </w:r>
    </w:p>
    <w:p w14:paraId="2E66FE21" w14:textId="77777777" w:rsidR="00F9155F" w:rsidRDefault="00F9155F" w:rsidP="00764A02"/>
    <w:tbl>
      <w:tblPr>
        <w:tblStyle w:val="TableGrid"/>
        <w:tblW w:w="0" w:type="auto"/>
        <w:tblLook w:val="04A0" w:firstRow="1" w:lastRow="0" w:firstColumn="1" w:lastColumn="0" w:noHBand="0" w:noVBand="1"/>
      </w:tblPr>
      <w:tblGrid>
        <w:gridCol w:w="3116"/>
        <w:gridCol w:w="3117"/>
        <w:gridCol w:w="337"/>
        <w:gridCol w:w="2780"/>
      </w:tblGrid>
      <w:tr w:rsidR="00512E6D" w14:paraId="07A0B8BB" w14:textId="77777777" w:rsidTr="00960B7D">
        <w:trPr>
          <w:trHeight w:val="288"/>
        </w:trPr>
        <w:tc>
          <w:tcPr>
            <w:tcW w:w="3116" w:type="dxa"/>
            <w:tcBorders>
              <w:top w:val="single" w:sz="4" w:space="0" w:color="auto"/>
              <w:left w:val="nil"/>
              <w:bottom w:val="single" w:sz="4" w:space="0" w:color="auto"/>
              <w:right w:val="nil"/>
            </w:tcBorders>
          </w:tcPr>
          <w:p w14:paraId="3D005C6D" w14:textId="05CA28F8" w:rsidR="00512E6D" w:rsidRPr="00EB4A40" w:rsidRDefault="00512E6D" w:rsidP="00D65B9F">
            <w:pPr>
              <w:jc w:val="center"/>
              <w:rPr>
                <w:b/>
                <w:bCs/>
              </w:rPr>
            </w:pPr>
            <w:r w:rsidRPr="0029440C">
              <w:rPr>
                <w:b/>
                <w:bCs/>
                <w:highlight w:val="yellow"/>
              </w:rPr>
              <w:t>Run</w:t>
            </w:r>
          </w:p>
        </w:tc>
        <w:tc>
          <w:tcPr>
            <w:tcW w:w="3454" w:type="dxa"/>
            <w:gridSpan w:val="2"/>
            <w:tcBorders>
              <w:top w:val="single" w:sz="4" w:space="0" w:color="auto"/>
              <w:left w:val="nil"/>
              <w:bottom w:val="single" w:sz="4" w:space="0" w:color="auto"/>
              <w:right w:val="nil"/>
            </w:tcBorders>
          </w:tcPr>
          <w:p w14:paraId="51E68E79" w14:textId="4F290C64" w:rsidR="00512E6D" w:rsidRPr="00EB4A40" w:rsidRDefault="00627C73" w:rsidP="00F9155F">
            <w:pPr>
              <w:jc w:val="center"/>
              <w:rPr>
                <w:b/>
                <w:bCs/>
              </w:rPr>
            </w:pPr>
            <w:r>
              <w:rPr>
                <w:b/>
                <w:bCs/>
              </w:rPr>
              <w:t xml:space="preserve">Peak </w:t>
            </w:r>
            <w:r w:rsidR="00F9155F">
              <w:rPr>
                <w:b/>
                <w:bCs/>
              </w:rPr>
              <w:t>F</w:t>
            </w:r>
            <w:r w:rsidR="00512E6D" w:rsidRPr="00EB4A40">
              <w:rPr>
                <w:b/>
                <w:bCs/>
              </w:rPr>
              <w:t xml:space="preserve">reshwater </w:t>
            </w:r>
            <w:r>
              <w:rPr>
                <w:b/>
                <w:bCs/>
              </w:rPr>
              <w:t>E</w:t>
            </w:r>
            <w:r w:rsidR="00512E6D" w:rsidRPr="00EB4A40">
              <w:rPr>
                <w:b/>
                <w:bCs/>
              </w:rPr>
              <w:t xml:space="preserve">ntry </w:t>
            </w:r>
            <w:r>
              <w:rPr>
                <w:b/>
                <w:bCs/>
              </w:rPr>
              <w:t>T</w:t>
            </w:r>
            <w:r w:rsidR="00512E6D" w:rsidRPr="00EB4A40">
              <w:rPr>
                <w:b/>
                <w:bCs/>
              </w:rPr>
              <w:t>im</w:t>
            </w:r>
            <w:r>
              <w:rPr>
                <w:b/>
                <w:bCs/>
              </w:rPr>
              <w:t>e</w:t>
            </w:r>
            <w:r w:rsidR="00512E6D">
              <w:rPr>
                <w:b/>
                <w:bCs/>
              </w:rPr>
              <w:t>*</w:t>
            </w:r>
          </w:p>
        </w:tc>
        <w:tc>
          <w:tcPr>
            <w:tcW w:w="2780" w:type="dxa"/>
            <w:tcBorders>
              <w:top w:val="single" w:sz="4" w:space="0" w:color="auto"/>
              <w:left w:val="nil"/>
              <w:bottom w:val="single" w:sz="4" w:space="0" w:color="auto"/>
              <w:right w:val="nil"/>
            </w:tcBorders>
          </w:tcPr>
          <w:p w14:paraId="14F49FBC" w14:textId="4391A110" w:rsidR="00512E6D" w:rsidRPr="00EB4A40" w:rsidRDefault="00F9155F" w:rsidP="00F9155F">
            <w:pPr>
              <w:jc w:val="center"/>
              <w:rPr>
                <w:b/>
                <w:bCs/>
              </w:rPr>
            </w:pPr>
            <w:r>
              <w:rPr>
                <w:b/>
                <w:bCs/>
              </w:rPr>
              <w:t>S</w:t>
            </w:r>
            <w:r w:rsidR="00512E6D" w:rsidRPr="00EB4A40">
              <w:rPr>
                <w:b/>
                <w:bCs/>
              </w:rPr>
              <w:t>pawn time</w:t>
            </w:r>
            <w:r w:rsidR="00EE3914">
              <w:rPr>
                <w:b/>
                <w:bCs/>
              </w:rPr>
              <w:t>*</w:t>
            </w:r>
          </w:p>
        </w:tc>
      </w:tr>
      <w:tr w:rsidR="003154FE" w14:paraId="5DCD5B89" w14:textId="77777777" w:rsidTr="005704FD">
        <w:trPr>
          <w:trHeight w:val="288"/>
        </w:trPr>
        <w:tc>
          <w:tcPr>
            <w:tcW w:w="3116" w:type="dxa"/>
            <w:tcBorders>
              <w:top w:val="single" w:sz="4" w:space="0" w:color="auto"/>
              <w:left w:val="nil"/>
              <w:bottom w:val="nil"/>
              <w:right w:val="nil"/>
            </w:tcBorders>
            <w:vAlign w:val="center"/>
          </w:tcPr>
          <w:p w14:paraId="3BDB91B6" w14:textId="6CBD6A7D" w:rsidR="003154FE" w:rsidRPr="00D65B9F" w:rsidRDefault="003154FE" w:rsidP="00D65B9F">
            <w:pPr>
              <w:jc w:val="center"/>
            </w:pPr>
            <w:r w:rsidRPr="00D65B9F">
              <w:rPr>
                <w:color w:val="000000"/>
              </w:rPr>
              <w:t>Late-</w:t>
            </w:r>
            <w:r w:rsidR="002C4D95" w:rsidRPr="00D65B9F">
              <w:rPr>
                <w:color w:val="000000"/>
              </w:rPr>
              <w:t>S</w:t>
            </w:r>
            <w:r w:rsidRPr="00D65B9F">
              <w:rPr>
                <w:color w:val="000000"/>
              </w:rPr>
              <w:t>ummer</w:t>
            </w:r>
          </w:p>
        </w:tc>
        <w:tc>
          <w:tcPr>
            <w:tcW w:w="3117" w:type="dxa"/>
            <w:tcBorders>
              <w:top w:val="single" w:sz="4" w:space="0" w:color="auto"/>
              <w:left w:val="nil"/>
              <w:bottom w:val="nil"/>
              <w:right w:val="nil"/>
            </w:tcBorders>
            <w:vAlign w:val="center"/>
          </w:tcPr>
          <w:p w14:paraId="7171BA4C" w14:textId="5A9F0202" w:rsidR="003154FE" w:rsidRDefault="003154FE" w:rsidP="003154FE">
            <w:pPr>
              <w:jc w:val="center"/>
            </w:pPr>
            <w:r>
              <w:rPr>
                <w:color w:val="000000"/>
              </w:rPr>
              <w:t>August-October</w:t>
            </w:r>
          </w:p>
        </w:tc>
        <w:tc>
          <w:tcPr>
            <w:tcW w:w="3117" w:type="dxa"/>
            <w:gridSpan w:val="2"/>
            <w:tcBorders>
              <w:top w:val="single" w:sz="4" w:space="0" w:color="auto"/>
              <w:left w:val="nil"/>
              <w:bottom w:val="nil"/>
              <w:right w:val="nil"/>
            </w:tcBorders>
            <w:vAlign w:val="center"/>
          </w:tcPr>
          <w:p w14:paraId="3304E4E1" w14:textId="6CDCE0F7" w:rsidR="003154FE" w:rsidRDefault="003154FE" w:rsidP="003154FE">
            <w:pPr>
              <w:jc w:val="center"/>
            </w:pPr>
            <w:r>
              <w:rPr>
                <w:color w:val="000000"/>
              </w:rPr>
              <w:t>December-March</w:t>
            </w:r>
          </w:p>
        </w:tc>
      </w:tr>
      <w:tr w:rsidR="003154FE" w14:paraId="3D320D15" w14:textId="77777777" w:rsidTr="00DB4A00">
        <w:trPr>
          <w:trHeight w:val="288"/>
        </w:trPr>
        <w:tc>
          <w:tcPr>
            <w:tcW w:w="3116" w:type="dxa"/>
            <w:tcBorders>
              <w:top w:val="nil"/>
              <w:left w:val="nil"/>
              <w:bottom w:val="nil"/>
              <w:right w:val="nil"/>
            </w:tcBorders>
            <w:vAlign w:val="center"/>
          </w:tcPr>
          <w:p w14:paraId="2A3D81C5" w14:textId="5594A292" w:rsidR="003154FE" w:rsidRPr="00D65B9F" w:rsidRDefault="003154FE" w:rsidP="00D65B9F">
            <w:pPr>
              <w:jc w:val="center"/>
            </w:pPr>
            <w:r w:rsidRPr="00D65B9F">
              <w:rPr>
                <w:color w:val="000000"/>
              </w:rPr>
              <w:t>Half-</w:t>
            </w:r>
            <w:r w:rsidR="002C4D95" w:rsidRPr="00D65B9F">
              <w:rPr>
                <w:color w:val="000000"/>
              </w:rPr>
              <w:t>P</w:t>
            </w:r>
            <w:r w:rsidRPr="00D65B9F">
              <w:rPr>
                <w:color w:val="000000"/>
              </w:rPr>
              <w:t>ounder</w:t>
            </w:r>
          </w:p>
        </w:tc>
        <w:tc>
          <w:tcPr>
            <w:tcW w:w="3117" w:type="dxa"/>
            <w:tcBorders>
              <w:top w:val="nil"/>
              <w:left w:val="nil"/>
              <w:bottom w:val="nil"/>
              <w:right w:val="nil"/>
            </w:tcBorders>
            <w:vAlign w:val="center"/>
          </w:tcPr>
          <w:p w14:paraId="14A824BB" w14:textId="7F00A0C4" w:rsidR="003154FE" w:rsidRDefault="003154FE" w:rsidP="003154FE">
            <w:pPr>
              <w:jc w:val="center"/>
            </w:pPr>
            <w:r>
              <w:rPr>
                <w:color w:val="000000"/>
              </w:rPr>
              <w:t>August-October</w:t>
            </w:r>
          </w:p>
        </w:tc>
        <w:tc>
          <w:tcPr>
            <w:tcW w:w="3117" w:type="dxa"/>
            <w:gridSpan w:val="2"/>
            <w:tcBorders>
              <w:top w:val="nil"/>
              <w:left w:val="nil"/>
              <w:bottom w:val="nil"/>
              <w:right w:val="nil"/>
            </w:tcBorders>
            <w:vAlign w:val="center"/>
          </w:tcPr>
          <w:p w14:paraId="1195DC53" w14:textId="2AEA28EB" w:rsidR="003154FE" w:rsidRDefault="003154FE" w:rsidP="003154FE">
            <w:pPr>
              <w:jc w:val="center"/>
            </w:pPr>
            <w:r>
              <w:rPr>
                <w:color w:val="000000"/>
              </w:rPr>
              <w:t>December-March</w:t>
            </w:r>
            <w:r w:rsidR="00EE3914">
              <w:rPr>
                <w:color w:val="000000"/>
              </w:rPr>
              <w:t>**</w:t>
            </w:r>
          </w:p>
        </w:tc>
      </w:tr>
      <w:tr w:rsidR="003154FE" w14:paraId="35C03D98" w14:textId="191F232C" w:rsidTr="003154FE">
        <w:trPr>
          <w:trHeight w:val="288"/>
        </w:trPr>
        <w:tc>
          <w:tcPr>
            <w:tcW w:w="3116" w:type="dxa"/>
            <w:tcBorders>
              <w:top w:val="nil"/>
              <w:left w:val="nil"/>
              <w:bottom w:val="nil"/>
              <w:right w:val="nil"/>
            </w:tcBorders>
            <w:vAlign w:val="center"/>
          </w:tcPr>
          <w:p w14:paraId="442CA98F" w14:textId="20B766E4" w:rsidR="003154FE" w:rsidRPr="00D65B9F" w:rsidRDefault="003154FE" w:rsidP="00D65B9F">
            <w:pPr>
              <w:jc w:val="center"/>
            </w:pPr>
            <w:r w:rsidRPr="00D65B9F">
              <w:rPr>
                <w:color w:val="000000"/>
              </w:rPr>
              <w:t>Early-</w:t>
            </w:r>
            <w:r w:rsidR="002C4D95" w:rsidRPr="00D65B9F">
              <w:rPr>
                <w:color w:val="000000"/>
              </w:rPr>
              <w:t>S</w:t>
            </w:r>
            <w:r w:rsidRPr="00D65B9F">
              <w:rPr>
                <w:color w:val="000000"/>
              </w:rPr>
              <w:t>ummer</w:t>
            </w:r>
          </w:p>
        </w:tc>
        <w:tc>
          <w:tcPr>
            <w:tcW w:w="3117" w:type="dxa"/>
            <w:tcBorders>
              <w:top w:val="nil"/>
              <w:left w:val="nil"/>
              <w:bottom w:val="nil"/>
              <w:right w:val="nil"/>
            </w:tcBorders>
            <w:vAlign w:val="center"/>
          </w:tcPr>
          <w:p w14:paraId="00719F01" w14:textId="05243E63" w:rsidR="003154FE" w:rsidRDefault="003154FE" w:rsidP="003154FE">
            <w:pPr>
              <w:jc w:val="center"/>
            </w:pPr>
            <w:r>
              <w:rPr>
                <w:color w:val="000000"/>
              </w:rPr>
              <w:t>May-July</w:t>
            </w:r>
          </w:p>
        </w:tc>
        <w:tc>
          <w:tcPr>
            <w:tcW w:w="3117" w:type="dxa"/>
            <w:gridSpan w:val="2"/>
            <w:tcBorders>
              <w:top w:val="nil"/>
              <w:left w:val="nil"/>
              <w:bottom w:val="nil"/>
              <w:right w:val="nil"/>
            </w:tcBorders>
            <w:vAlign w:val="center"/>
          </w:tcPr>
          <w:p w14:paraId="21EDAADA" w14:textId="5A7A1908" w:rsidR="003154FE" w:rsidRDefault="003154FE" w:rsidP="003154FE">
            <w:pPr>
              <w:jc w:val="center"/>
            </w:pPr>
            <w:r>
              <w:rPr>
                <w:color w:val="000000"/>
              </w:rPr>
              <w:t>December-March</w:t>
            </w:r>
          </w:p>
        </w:tc>
      </w:tr>
      <w:tr w:rsidR="003154FE" w14:paraId="5C77CDBB" w14:textId="77777777" w:rsidTr="003154FE">
        <w:trPr>
          <w:trHeight w:val="288"/>
        </w:trPr>
        <w:tc>
          <w:tcPr>
            <w:tcW w:w="3116" w:type="dxa"/>
            <w:tcBorders>
              <w:top w:val="nil"/>
              <w:left w:val="nil"/>
              <w:bottom w:val="single" w:sz="4" w:space="0" w:color="auto"/>
              <w:right w:val="nil"/>
            </w:tcBorders>
            <w:vAlign w:val="center"/>
          </w:tcPr>
          <w:p w14:paraId="2B07D1BD" w14:textId="36F30016" w:rsidR="003154FE" w:rsidRPr="00D65B9F" w:rsidRDefault="003154FE" w:rsidP="00D65B9F">
            <w:pPr>
              <w:jc w:val="center"/>
            </w:pPr>
            <w:r w:rsidRPr="00D65B9F">
              <w:rPr>
                <w:color w:val="000000"/>
              </w:rPr>
              <w:t>Winter</w:t>
            </w:r>
          </w:p>
        </w:tc>
        <w:tc>
          <w:tcPr>
            <w:tcW w:w="3117" w:type="dxa"/>
            <w:tcBorders>
              <w:top w:val="nil"/>
              <w:left w:val="nil"/>
              <w:bottom w:val="single" w:sz="4" w:space="0" w:color="auto"/>
              <w:right w:val="nil"/>
            </w:tcBorders>
            <w:vAlign w:val="center"/>
          </w:tcPr>
          <w:p w14:paraId="660615D3" w14:textId="07594872" w:rsidR="003154FE" w:rsidRDefault="003154FE" w:rsidP="003154FE">
            <w:pPr>
              <w:jc w:val="center"/>
            </w:pPr>
            <w:r>
              <w:rPr>
                <w:color w:val="000000"/>
              </w:rPr>
              <w:t>November-March</w:t>
            </w:r>
          </w:p>
        </w:tc>
        <w:tc>
          <w:tcPr>
            <w:tcW w:w="3117" w:type="dxa"/>
            <w:gridSpan w:val="2"/>
            <w:tcBorders>
              <w:top w:val="nil"/>
              <w:left w:val="nil"/>
              <w:bottom w:val="single" w:sz="4" w:space="0" w:color="auto"/>
              <w:right w:val="nil"/>
            </w:tcBorders>
            <w:vAlign w:val="center"/>
          </w:tcPr>
          <w:p w14:paraId="12803B83" w14:textId="48372965" w:rsidR="003154FE" w:rsidRDefault="003154FE" w:rsidP="003154FE">
            <w:pPr>
              <w:jc w:val="center"/>
            </w:pPr>
            <w:r>
              <w:rPr>
                <w:color w:val="000000"/>
              </w:rPr>
              <w:t>March-June</w:t>
            </w:r>
          </w:p>
        </w:tc>
      </w:tr>
    </w:tbl>
    <w:p w14:paraId="10342C9D" w14:textId="77777777" w:rsidR="00F9155F" w:rsidRDefault="00F9155F" w:rsidP="00512E6D">
      <w:pPr>
        <w:rPr>
          <w:sz w:val="20"/>
          <w:szCs w:val="20"/>
        </w:rPr>
      </w:pPr>
    </w:p>
    <w:p w14:paraId="6967E64A" w14:textId="52B1F81E" w:rsidR="00D808C3" w:rsidRDefault="00512E6D" w:rsidP="00512E6D">
      <w:pPr>
        <w:rPr>
          <w:sz w:val="20"/>
          <w:szCs w:val="20"/>
        </w:rPr>
      </w:pPr>
      <w:r w:rsidRPr="00F9155F">
        <w:rPr>
          <w:sz w:val="20"/>
          <w:szCs w:val="20"/>
        </w:rPr>
        <w:t xml:space="preserve">*Ranges </w:t>
      </w:r>
      <w:r w:rsidR="00457741">
        <w:rPr>
          <w:sz w:val="20"/>
          <w:szCs w:val="20"/>
        </w:rPr>
        <w:t xml:space="preserve">as </w:t>
      </w:r>
      <w:r w:rsidRPr="00F9155F">
        <w:rPr>
          <w:sz w:val="20"/>
          <w:szCs w:val="20"/>
        </w:rPr>
        <w:t xml:space="preserve">reported in </w:t>
      </w:r>
      <w:r w:rsidRPr="00F9155F">
        <w:rPr>
          <w:sz w:val="20"/>
          <w:szCs w:val="20"/>
        </w:rPr>
        <w:fldChar w:fldCharType="begin"/>
      </w:r>
      <w:r w:rsidR="008B76A2">
        <w:rPr>
          <w:sz w:val="20"/>
          <w:szCs w:val="20"/>
        </w:rPr>
        <w:instrText xml:space="preserve"> ADDIN EN.CITE &lt;EndNote&gt;&lt;Cite&gt;&lt;Author&gt;Everest&lt;/Author&gt;&lt;Year&gt;1973&lt;/Year&gt;&lt;RecNum&gt;1347&lt;/RecNum&gt;&lt;DisplayText&gt;(Everest 1971; Everest 1973; ODFW 1990)&lt;/DisplayText&gt;&lt;record&gt;&lt;rec-number&gt;1347&lt;/rec-number&gt;&lt;foreign-keys&gt;&lt;key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Everest&lt;/Author&gt;&lt;Year&gt;1971&lt;/Year&gt;&lt;RecNum&gt;1386&lt;/RecNum&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ODFW&lt;/Author&gt;&lt;Year&gt;1990&lt;/Year&gt;&lt;RecNum&gt;1359&lt;/RecNum&gt;&lt;record&gt;&lt;rec-number&gt;1359&lt;/rec-number&gt;&lt;foreign-keys&gt;&lt;key app="EN" db-id="fstdwt0t3xzrskewzvmxpsf80xx25990rfrd" timestamp="1591659876"&gt;1359&lt;/key&gt;&lt;key app="ENWeb" db-id=""&gt;0&lt;/key&gt;&lt;/foreign-keys&gt;&lt;ref-type name="Journal Article"&gt;17&lt;/ref-type&gt;&lt;contributors&gt;&lt;authors&gt;&lt;author&gt;ODFW&lt;/author&gt;&lt;/authors&gt;&lt;/contributors&gt;&lt;titles&gt;&lt;title&gt;Effects of Lost Creek Dam on winter steelhead in the Rogue River, phase II. ODFW, Fish Research Project DACW 57-77-C-0033, Completion Report&lt;/title&gt;&lt;/titles&gt;&lt;dates&gt;&lt;year&gt;1990&lt;/year&gt;&lt;/dates&gt;&lt;urls&gt;&lt;/urls&gt;&lt;/record&gt;&lt;/Cite&gt;&lt;/EndNote&gt;</w:instrText>
      </w:r>
      <w:r w:rsidRPr="00F9155F">
        <w:rPr>
          <w:sz w:val="20"/>
          <w:szCs w:val="20"/>
        </w:rPr>
        <w:fldChar w:fldCharType="separate"/>
      </w:r>
      <w:r w:rsidR="008B76A2">
        <w:rPr>
          <w:noProof/>
          <w:sz w:val="20"/>
          <w:szCs w:val="20"/>
        </w:rPr>
        <w:t>(Everest 1971</w:t>
      </w:r>
      <w:r w:rsidR="003B7507">
        <w:rPr>
          <w:noProof/>
          <w:sz w:val="20"/>
          <w:szCs w:val="20"/>
        </w:rPr>
        <w:t xml:space="preserve">, </w:t>
      </w:r>
      <w:r w:rsidR="008B76A2">
        <w:rPr>
          <w:noProof/>
          <w:sz w:val="20"/>
          <w:szCs w:val="20"/>
        </w:rPr>
        <w:t>1973; ODFW 1990)</w:t>
      </w:r>
      <w:r w:rsidRPr="00F9155F">
        <w:rPr>
          <w:sz w:val="20"/>
          <w:szCs w:val="20"/>
        </w:rPr>
        <w:fldChar w:fldCharType="end"/>
      </w:r>
    </w:p>
    <w:p w14:paraId="7B1C6129" w14:textId="58E8789C" w:rsidR="00512E6D" w:rsidRPr="00F9155F" w:rsidRDefault="00EE3914" w:rsidP="00512E6D">
      <w:pPr>
        <w:rPr>
          <w:sz w:val="20"/>
          <w:szCs w:val="20"/>
        </w:rPr>
      </w:pPr>
      <w:r>
        <w:rPr>
          <w:sz w:val="20"/>
          <w:szCs w:val="20"/>
        </w:rPr>
        <w:t>**While half-pounders have not been reported as present in a winter steelhead survey (ODFW 1990), h</w:t>
      </w:r>
      <w:r w:rsidR="00512E6D" w:rsidRPr="00F9155F">
        <w:rPr>
          <w:sz w:val="20"/>
          <w:szCs w:val="20"/>
        </w:rPr>
        <w:t xml:space="preserve">alf-pounders may be present on spawning grounds with winter because they maintain fertility longer than adults (Everest 1973), </w:t>
      </w:r>
      <w:r>
        <w:rPr>
          <w:sz w:val="20"/>
          <w:szCs w:val="20"/>
        </w:rPr>
        <w:t>and previous surveys during this time period have not explicitly searched for half-pounders.</w:t>
      </w:r>
      <w:r w:rsidR="00F9155F">
        <w:rPr>
          <w:sz w:val="20"/>
          <w:szCs w:val="20"/>
        </w:rPr>
        <w:t xml:space="preserve"> </w:t>
      </w:r>
    </w:p>
    <w:p w14:paraId="53213BCF" w14:textId="77777777" w:rsidR="00512E6D" w:rsidRPr="00512E6D" w:rsidRDefault="00512E6D" w:rsidP="00764A02"/>
    <w:p w14:paraId="548D9A10" w14:textId="23843A68" w:rsidR="00512E6D" w:rsidRDefault="00512E6D" w:rsidP="00764A02">
      <w:pPr>
        <w:rPr>
          <w:b/>
          <w:bCs/>
        </w:rPr>
      </w:pPr>
    </w:p>
    <w:p w14:paraId="22C177CF" w14:textId="765DB7F7" w:rsidR="00222023" w:rsidRDefault="00222023" w:rsidP="00764A02">
      <w:pPr>
        <w:rPr>
          <w:b/>
          <w:bCs/>
        </w:rPr>
      </w:pPr>
    </w:p>
    <w:p w14:paraId="0467707A" w14:textId="77777777" w:rsidR="00222023" w:rsidRDefault="00222023" w:rsidP="00764A02">
      <w:pPr>
        <w:rPr>
          <w:b/>
          <w:bCs/>
        </w:rPr>
      </w:pPr>
    </w:p>
    <w:p w14:paraId="2F4AADB3" w14:textId="03EE8A3F" w:rsidR="00F91127" w:rsidRPr="00795060" w:rsidRDefault="00F91127" w:rsidP="00764A02">
      <w:r w:rsidRPr="00960B7D">
        <w:rPr>
          <w:b/>
          <w:bCs/>
        </w:rPr>
        <w:t xml:space="preserve">Table </w:t>
      </w:r>
      <w:r w:rsidR="00512E6D" w:rsidRPr="00960B7D">
        <w:rPr>
          <w:b/>
          <w:bCs/>
        </w:rPr>
        <w:t>2</w:t>
      </w:r>
      <w:r w:rsidRPr="00960B7D">
        <w:rPr>
          <w:b/>
          <w:bCs/>
        </w:rPr>
        <w:t>:</w:t>
      </w:r>
      <w:r>
        <w:t xml:space="preserve"> Sample sizes in the final filtered dataset</w:t>
      </w:r>
      <w:r w:rsidR="00314408">
        <w:t xml:space="preserve">, </w:t>
      </w:r>
      <w:proofErr w:type="spellStart"/>
      <w:r w:rsidR="00314408" w:rsidRPr="00314408">
        <w:t>n</w:t>
      </w:r>
      <w:r w:rsidR="00314408" w:rsidRPr="00314408">
        <w:rPr>
          <w:vertAlign w:val="subscript"/>
        </w:rPr>
        <w:t>HOR</w:t>
      </w:r>
      <w:proofErr w:type="spellEnd"/>
      <w:r w:rsidR="00314408">
        <w:t xml:space="preserve"> and </w:t>
      </w:r>
      <w:proofErr w:type="spellStart"/>
      <w:r w:rsidR="00314408" w:rsidRPr="00314408">
        <w:t>n</w:t>
      </w:r>
      <w:r w:rsidR="00314408" w:rsidRPr="00314408">
        <w:rPr>
          <w:vertAlign w:val="subscript"/>
        </w:rPr>
        <w:t>NOR</w:t>
      </w:r>
      <w:proofErr w:type="spellEnd"/>
      <w:r w:rsidR="00314408">
        <w:t xml:space="preserve"> refer to sample sizes of hatchery-or</w:t>
      </w:r>
      <w:r w:rsidR="00990918">
        <w:t>i</w:t>
      </w:r>
      <w:r w:rsidR="00314408">
        <w:t>gin and natural origin, respectively</w:t>
      </w:r>
      <w:r w:rsidR="00795060">
        <w:t xml:space="preserve">. </w:t>
      </w:r>
      <w:proofErr w:type="spellStart"/>
      <w:r w:rsidR="00795060" w:rsidRPr="00314408">
        <w:t>n</w:t>
      </w:r>
      <w:r w:rsidR="00795060">
        <w:rPr>
          <w:vertAlign w:val="subscript"/>
        </w:rPr>
        <w:t>XX</w:t>
      </w:r>
      <w:proofErr w:type="spellEnd"/>
      <w:r w:rsidR="00795060">
        <w:t xml:space="preserve"> , </w:t>
      </w:r>
      <w:proofErr w:type="spellStart"/>
      <w:r w:rsidR="00795060" w:rsidRPr="00314408">
        <w:t>n</w:t>
      </w:r>
      <w:r w:rsidR="00795060">
        <w:rPr>
          <w:vertAlign w:val="subscript"/>
        </w:rPr>
        <w:t>XY</w:t>
      </w:r>
      <w:proofErr w:type="spellEnd"/>
      <w:r w:rsidR="00795060">
        <w:rPr>
          <w:vertAlign w:val="subscript"/>
        </w:rPr>
        <w:t xml:space="preserve"> </w:t>
      </w:r>
      <w:r w:rsidR="00795060">
        <w:t xml:space="preserve">and </w:t>
      </w:r>
      <w:r w:rsidR="00795060" w:rsidRPr="00795060">
        <w:t>n</w:t>
      </w:r>
      <w:r w:rsidR="00795060" w:rsidRPr="00795060">
        <w:rPr>
          <w:vertAlign w:val="subscript"/>
        </w:rPr>
        <w:t>00</w:t>
      </w:r>
      <w:r w:rsidR="00795060">
        <w:t xml:space="preserve">, refer to number of </w:t>
      </w:r>
      <w:r w:rsidR="0010528B">
        <w:t>fe</w:t>
      </w:r>
      <w:r w:rsidR="00795060">
        <w:t>male, male and undetermined sex genotypes observed.</w:t>
      </w:r>
      <w:r w:rsidR="007F3F17">
        <w:t xml:space="preserve"> Year refers to sampling </w:t>
      </w:r>
      <w:r w:rsidR="004D4B2B">
        <w:t>time</w:t>
      </w:r>
      <w:r w:rsidR="007F3F17">
        <w:t>, not brood year.</w:t>
      </w:r>
    </w:p>
    <w:p w14:paraId="785027BC" w14:textId="77777777" w:rsidR="00F91127" w:rsidRPr="00F91127" w:rsidRDefault="00F91127" w:rsidP="00764A02"/>
    <w:tbl>
      <w:tblPr>
        <w:tblStyle w:val="TableGridLight"/>
        <w:tblW w:w="9900"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CellMar>
          <w:left w:w="86" w:type="dxa"/>
          <w:bottom w:w="58" w:type="dxa"/>
          <w:right w:w="86" w:type="dxa"/>
        </w:tblCellMar>
        <w:tblLook w:val="04A0" w:firstRow="1" w:lastRow="0" w:firstColumn="1" w:lastColumn="0" w:noHBand="0" w:noVBand="1"/>
      </w:tblPr>
      <w:tblGrid>
        <w:gridCol w:w="1689"/>
        <w:gridCol w:w="723"/>
        <w:gridCol w:w="576"/>
        <w:gridCol w:w="1123"/>
        <w:gridCol w:w="1194"/>
        <w:gridCol w:w="1980"/>
        <w:gridCol w:w="2615"/>
      </w:tblGrid>
      <w:tr w:rsidR="003F209B" w:rsidRPr="007B5A81" w14:paraId="273E8B8D" w14:textId="1F202E12" w:rsidTr="003F209B">
        <w:tc>
          <w:tcPr>
            <w:tcW w:w="1689" w:type="dxa"/>
            <w:tcBorders>
              <w:top w:val="single" w:sz="4" w:space="0" w:color="auto"/>
              <w:bottom w:val="single" w:sz="4" w:space="0" w:color="auto"/>
            </w:tcBorders>
          </w:tcPr>
          <w:p w14:paraId="4E83E789" w14:textId="77777777" w:rsidR="00795060" w:rsidRPr="007B5A81" w:rsidRDefault="00795060" w:rsidP="00795060">
            <w:pPr>
              <w:jc w:val="center"/>
              <w:rPr>
                <w:b/>
                <w:bCs/>
              </w:rPr>
            </w:pPr>
            <w:r w:rsidRPr="0029440C">
              <w:rPr>
                <w:b/>
                <w:bCs/>
                <w:highlight w:val="yellow"/>
              </w:rPr>
              <w:t>Run</w:t>
            </w:r>
          </w:p>
        </w:tc>
        <w:tc>
          <w:tcPr>
            <w:tcW w:w="723" w:type="dxa"/>
            <w:tcBorders>
              <w:top w:val="single" w:sz="4" w:space="0" w:color="auto"/>
              <w:bottom w:val="single" w:sz="4" w:space="0" w:color="auto"/>
            </w:tcBorders>
          </w:tcPr>
          <w:p w14:paraId="294732D5" w14:textId="322F27A7" w:rsidR="00795060" w:rsidRPr="007B5A81" w:rsidRDefault="00795060" w:rsidP="00795060">
            <w:pPr>
              <w:jc w:val="center"/>
              <w:rPr>
                <w:b/>
                <w:bCs/>
              </w:rPr>
            </w:pPr>
            <w:r w:rsidRPr="007B5A81">
              <w:rPr>
                <w:b/>
                <w:bCs/>
              </w:rPr>
              <w:t>Year</w:t>
            </w:r>
          </w:p>
        </w:tc>
        <w:tc>
          <w:tcPr>
            <w:tcW w:w="576" w:type="dxa"/>
            <w:tcBorders>
              <w:top w:val="single" w:sz="4" w:space="0" w:color="auto"/>
              <w:bottom w:val="single" w:sz="4" w:space="0" w:color="auto"/>
            </w:tcBorders>
          </w:tcPr>
          <w:p w14:paraId="4BFC4060" w14:textId="1F06C993" w:rsidR="00795060" w:rsidRPr="007B5A81" w:rsidRDefault="00795060" w:rsidP="00795060">
            <w:pPr>
              <w:jc w:val="center"/>
              <w:rPr>
                <w:b/>
                <w:bCs/>
              </w:rPr>
            </w:pPr>
            <w:r w:rsidRPr="007B5A81">
              <w:rPr>
                <w:b/>
                <w:bCs/>
              </w:rPr>
              <w:t>n</w:t>
            </w:r>
          </w:p>
        </w:tc>
        <w:tc>
          <w:tcPr>
            <w:tcW w:w="1123" w:type="dxa"/>
            <w:tcBorders>
              <w:top w:val="single" w:sz="4" w:space="0" w:color="auto"/>
              <w:bottom w:val="single" w:sz="4" w:space="0" w:color="auto"/>
            </w:tcBorders>
          </w:tcPr>
          <w:p w14:paraId="7B78C2F4" w14:textId="1642764C" w:rsidR="00795060" w:rsidRPr="00314408" w:rsidRDefault="00795060" w:rsidP="00795060">
            <w:pPr>
              <w:jc w:val="right"/>
              <w:rPr>
                <w:b/>
                <w:bCs/>
                <w:vertAlign w:val="subscript"/>
              </w:rPr>
            </w:pPr>
            <w:proofErr w:type="spellStart"/>
            <w:r>
              <w:rPr>
                <w:b/>
                <w:bCs/>
              </w:rPr>
              <w:t>n</w:t>
            </w:r>
            <w:r>
              <w:rPr>
                <w:b/>
                <w:bCs/>
                <w:vertAlign w:val="subscript"/>
              </w:rPr>
              <w:t>HOR:NOR</w:t>
            </w:r>
            <w:proofErr w:type="spellEnd"/>
          </w:p>
        </w:tc>
        <w:tc>
          <w:tcPr>
            <w:tcW w:w="1194" w:type="dxa"/>
            <w:tcBorders>
              <w:top w:val="single" w:sz="4" w:space="0" w:color="auto"/>
              <w:bottom w:val="single" w:sz="4" w:space="0" w:color="auto"/>
            </w:tcBorders>
          </w:tcPr>
          <w:p w14:paraId="11D4DF2C" w14:textId="32A09D64" w:rsidR="00795060" w:rsidRDefault="00795060" w:rsidP="00795060">
            <w:pPr>
              <w:jc w:val="center"/>
              <w:rPr>
                <w:b/>
                <w:bCs/>
              </w:rPr>
            </w:pPr>
            <w:r>
              <w:rPr>
                <w:b/>
                <w:bCs/>
              </w:rPr>
              <w:t>n</w:t>
            </w:r>
            <w:r>
              <w:rPr>
                <w:b/>
                <w:bCs/>
                <w:vertAlign w:val="subscript"/>
              </w:rPr>
              <w:t>XX:XY:00</w:t>
            </w:r>
          </w:p>
        </w:tc>
        <w:tc>
          <w:tcPr>
            <w:tcW w:w="1980" w:type="dxa"/>
            <w:tcBorders>
              <w:top w:val="single" w:sz="4" w:space="0" w:color="auto"/>
              <w:bottom w:val="single" w:sz="4" w:space="0" w:color="auto"/>
            </w:tcBorders>
          </w:tcPr>
          <w:p w14:paraId="2FABA1D0" w14:textId="25D90656" w:rsidR="00795060" w:rsidRPr="007B5A81" w:rsidRDefault="00795060" w:rsidP="00795060">
            <w:pPr>
              <w:jc w:val="center"/>
              <w:rPr>
                <w:b/>
                <w:bCs/>
              </w:rPr>
            </w:pPr>
            <w:r>
              <w:rPr>
                <w:b/>
                <w:bCs/>
              </w:rPr>
              <w:t>Sampling Dates</w:t>
            </w:r>
          </w:p>
        </w:tc>
        <w:tc>
          <w:tcPr>
            <w:tcW w:w="2615" w:type="dxa"/>
            <w:tcBorders>
              <w:top w:val="single" w:sz="4" w:space="0" w:color="auto"/>
              <w:bottom w:val="single" w:sz="4" w:space="0" w:color="auto"/>
            </w:tcBorders>
          </w:tcPr>
          <w:p w14:paraId="30941CEA" w14:textId="0177D081" w:rsidR="00795060" w:rsidRPr="007B5A81" w:rsidRDefault="00795060" w:rsidP="00795060">
            <w:pPr>
              <w:jc w:val="center"/>
              <w:rPr>
                <w:b/>
                <w:bCs/>
              </w:rPr>
            </w:pPr>
            <w:r>
              <w:rPr>
                <w:b/>
                <w:bCs/>
              </w:rPr>
              <w:t>Location</w:t>
            </w:r>
          </w:p>
        </w:tc>
      </w:tr>
      <w:tr w:rsidR="003F209B" w14:paraId="0D1B9086" w14:textId="3D261593" w:rsidTr="003F209B">
        <w:tc>
          <w:tcPr>
            <w:tcW w:w="1689" w:type="dxa"/>
            <w:tcBorders>
              <w:top w:val="single" w:sz="4" w:space="0" w:color="auto"/>
            </w:tcBorders>
            <w:vAlign w:val="center"/>
          </w:tcPr>
          <w:p w14:paraId="51CB0829" w14:textId="77777777" w:rsidR="00795060" w:rsidRDefault="00795060" w:rsidP="003F209B">
            <w:pPr>
              <w:jc w:val="center"/>
            </w:pPr>
            <w:r>
              <w:t>Late-Summer</w:t>
            </w:r>
          </w:p>
        </w:tc>
        <w:tc>
          <w:tcPr>
            <w:tcW w:w="723" w:type="dxa"/>
            <w:tcBorders>
              <w:top w:val="single" w:sz="4" w:space="0" w:color="auto"/>
            </w:tcBorders>
            <w:vAlign w:val="center"/>
          </w:tcPr>
          <w:p w14:paraId="656174C8" w14:textId="5610FC98" w:rsidR="00795060" w:rsidRDefault="00795060" w:rsidP="003F209B">
            <w:pPr>
              <w:jc w:val="center"/>
            </w:pPr>
            <w:r>
              <w:t>2019</w:t>
            </w:r>
          </w:p>
        </w:tc>
        <w:tc>
          <w:tcPr>
            <w:tcW w:w="576" w:type="dxa"/>
            <w:tcBorders>
              <w:top w:val="single" w:sz="4" w:space="0" w:color="auto"/>
            </w:tcBorders>
            <w:vAlign w:val="center"/>
          </w:tcPr>
          <w:p w14:paraId="5B95639E" w14:textId="771D8A02" w:rsidR="00795060" w:rsidRDefault="00795060" w:rsidP="003F209B">
            <w:pPr>
              <w:jc w:val="center"/>
            </w:pPr>
            <w:r>
              <w:t>157</w:t>
            </w:r>
          </w:p>
        </w:tc>
        <w:tc>
          <w:tcPr>
            <w:tcW w:w="1123" w:type="dxa"/>
            <w:tcBorders>
              <w:top w:val="single" w:sz="4" w:space="0" w:color="auto"/>
            </w:tcBorders>
            <w:vAlign w:val="center"/>
          </w:tcPr>
          <w:p w14:paraId="2B5737B9" w14:textId="1FAC9EFE" w:rsidR="00795060" w:rsidRDefault="00795060" w:rsidP="003F209B">
            <w:pPr>
              <w:jc w:val="center"/>
            </w:pPr>
            <w:r>
              <w:t>0:157</w:t>
            </w:r>
          </w:p>
        </w:tc>
        <w:tc>
          <w:tcPr>
            <w:tcW w:w="1194" w:type="dxa"/>
            <w:tcBorders>
              <w:top w:val="single" w:sz="4" w:space="0" w:color="auto"/>
            </w:tcBorders>
            <w:vAlign w:val="center"/>
          </w:tcPr>
          <w:p w14:paraId="5AF1550B" w14:textId="728F2D49" w:rsidR="00795060" w:rsidRDefault="003A47EE" w:rsidP="003F209B">
            <w:pPr>
              <w:jc w:val="center"/>
            </w:pPr>
            <w:r>
              <w:t>94</w:t>
            </w:r>
            <w:r w:rsidR="00795060">
              <w:t>:</w:t>
            </w:r>
            <w:r>
              <w:t>60</w:t>
            </w:r>
            <w:r w:rsidR="00795060">
              <w:t>:</w:t>
            </w:r>
            <w:r>
              <w:t>3</w:t>
            </w:r>
          </w:p>
        </w:tc>
        <w:tc>
          <w:tcPr>
            <w:tcW w:w="1980" w:type="dxa"/>
            <w:tcBorders>
              <w:top w:val="single" w:sz="4" w:space="0" w:color="auto"/>
            </w:tcBorders>
            <w:vAlign w:val="center"/>
          </w:tcPr>
          <w:p w14:paraId="25745F69" w14:textId="2E8261DE" w:rsidR="00795060" w:rsidRDefault="00795060" w:rsidP="003F209B">
            <w:pPr>
              <w:jc w:val="center"/>
            </w:pPr>
            <w:r>
              <w:t>July 26</w:t>
            </w:r>
            <w:r w:rsidRPr="00867969">
              <w:rPr>
                <w:vertAlign w:val="superscript"/>
              </w:rPr>
              <w:t>th</w:t>
            </w:r>
            <w:r>
              <w:t xml:space="preserve"> –</w:t>
            </w:r>
          </w:p>
          <w:p w14:paraId="415D4A4B" w14:textId="6477B09B" w:rsidR="00795060" w:rsidRDefault="00795060" w:rsidP="003F209B">
            <w:pPr>
              <w:jc w:val="center"/>
            </w:pPr>
            <w:r>
              <w:t>October 21</w:t>
            </w:r>
            <w:r w:rsidRPr="00867969">
              <w:rPr>
                <w:vertAlign w:val="superscript"/>
              </w:rPr>
              <w:t>st</w:t>
            </w:r>
          </w:p>
        </w:tc>
        <w:tc>
          <w:tcPr>
            <w:tcW w:w="2615" w:type="dxa"/>
            <w:tcBorders>
              <w:top w:val="single" w:sz="4" w:space="0" w:color="auto"/>
            </w:tcBorders>
            <w:vAlign w:val="center"/>
          </w:tcPr>
          <w:p w14:paraId="791676B3" w14:textId="2C7BE728" w:rsidR="00795060" w:rsidRDefault="00795060" w:rsidP="003F209B">
            <w:pPr>
              <w:jc w:val="center"/>
            </w:pPr>
            <w:r>
              <w:t>Huntley Park (</w:t>
            </w:r>
            <w:proofErr w:type="spellStart"/>
            <w:r>
              <w:t>rkm</w:t>
            </w:r>
            <w:proofErr w:type="spellEnd"/>
            <w:r>
              <w:t xml:space="preserve"> 13)</w:t>
            </w:r>
          </w:p>
        </w:tc>
      </w:tr>
      <w:tr w:rsidR="003F209B" w14:paraId="2504BE88" w14:textId="77777777" w:rsidTr="003F209B">
        <w:tc>
          <w:tcPr>
            <w:tcW w:w="1689" w:type="dxa"/>
            <w:vAlign w:val="center"/>
          </w:tcPr>
          <w:p w14:paraId="74337323" w14:textId="77777777" w:rsidR="00795060" w:rsidRDefault="00795060" w:rsidP="003F209B">
            <w:pPr>
              <w:jc w:val="center"/>
            </w:pPr>
            <w:r>
              <w:t>Late-Summer</w:t>
            </w:r>
          </w:p>
        </w:tc>
        <w:tc>
          <w:tcPr>
            <w:tcW w:w="723" w:type="dxa"/>
            <w:vAlign w:val="center"/>
          </w:tcPr>
          <w:p w14:paraId="7166253D" w14:textId="64B745A2" w:rsidR="00795060" w:rsidRDefault="00795060" w:rsidP="003F209B">
            <w:pPr>
              <w:jc w:val="center"/>
            </w:pPr>
            <w:r>
              <w:t>2020</w:t>
            </w:r>
          </w:p>
        </w:tc>
        <w:tc>
          <w:tcPr>
            <w:tcW w:w="576" w:type="dxa"/>
            <w:vAlign w:val="center"/>
          </w:tcPr>
          <w:p w14:paraId="74D4F9ED" w14:textId="30021902" w:rsidR="00795060" w:rsidRDefault="00795060" w:rsidP="003F209B">
            <w:pPr>
              <w:jc w:val="center"/>
            </w:pPr>
            <w:r>
              <w:t>118</w:t>
            </w:r>
          </w:p>
        </w:tc>
        <w:tc>
          <w:tcPr>
            <w:tcW w:w="1123" w:type="dxa"/>
            <w:vAlign w:val="center"/>
          </w:tcPr>
          <w:p w14:paraId="2984EED0" w14:textId="61470372" w:rsidR="00795060" w:rsidRDefault="00795060" w:rsidP="003F209B">
            <w:pPr>
              <w:jc w:val="center"/>
            </w:pPr>
            <w:r>
              <w:t>0:118</w:t>
            </w:r>
          </w:p>
        </w:tc>
        <w:tc>
          <w:tcPr>
            <w:tcW w:w="1194" w:type="dxa"/>
            <w:vAlign w:val="center"/>
          </w:tcPr>
          <w:p w14:paraId="157C186D" w14:textId="046C484C" w:rsidR="00795060" w:rsidRDefault="00795060" w:rsidP="003F209B">
            <w:pPr>
              <w:jc w:val="center"/>
            </w:pPr>
            <w:r>
              <w:t>7</w:t>
            </w:r>
            <w:r w:rsidR="003A47EE">
              <w:t>1</w:t>
            </w:r>
            <w:r>
              <w:t>:</w:t>
            </w:r>
            <w:r w:rsidR="003A47EE">
              <w:t>45</w:t>
            </w:r>
            <w:r>
              <w:t>:</w:t>
            </w:r>
            <w:r w:rsidR="003A47EE">
              <w:t>2</w:t>
            </w:r>
          </w:p>
        </w:tc>
        <w:tc>
          <w:tcPr>
            <w:tcW w:w="1980" w:type="dxa"/>
            <w:vAlign w:val="center"/>
          </w:tcPr>
          <w:p w14:paraId="3F8BCFC2" w14:textId="77586733" w:rsidR="00795060" w:rsidRDefault="00795060" w:rsidP="003F209B">
            <w:pPr>
              <w:jc w:val="center"/>
            </w:pPr>
            <w:r>
              <w:t>July 29</w:t>
            </w:r>
            <w:r w:rsidRPr="00867969">
              <w:rPr>
                <w:vertAlign w:val="superscript"/>
              </w:rPr>
              <w:t>th</w:t>
            </w:r>
            <w:r>
              <w:t xml:space="preserve"> –</w:t>
            </w:r>
          </w:p>
          <w:p w14:paraId="71AE19D8" w14:textId="618834ED" w:rsidR="00795060" w:rsidRDefault="00795060" w:rsidP="003F209B">
            <w:pPr>
              <w:jc w:val="center"/>
            </w:pPr>
            <w:r>
              <w:t>October 16th</w:t>
            </w:r>
          </w:p>
        </w:tc>
        <w:tc>
          <w:tcPr>
            <w:tcW w:w="2615" w:type="dxa"/>
            <w:vAlign w:val="center"/>
          </w:tcPr>
          <w:p w14:paraId="3F22618A" w14:textId="77777777" w:rsidR="00795060" w:rsidRDefault="00795060" w:rsidP="003F209B">
            <w:pPr>
              <w:jc w:val="center"/>
            </w:pPr>
            <w:r>
              <w:t>Huntley Park (</w:t>
            </w:r>
            <w:proofErr w:type="spellStart"/>
            <w:r>
              <w:t>rkm</w:t>
            </w:r>
            <w:proofErr w:type="spellEnd"/>
            <w:r>
              <w:t xml:space="preserve"> 13)</w:t>
            </w:r>
          </w:p>
        </w:tc>
      </w:tr>
      <w:tr w:rsidR="003F209B" w14:paraId="0B02277D" w14:textId="77777777" w:rsidTr="003F209B">
        <w:tc>
          <w:tcPr>
            <w:tcW w:w="1689" w:type="dxa"/>
            <w:vAlign w:val="center"/>
          </w:tcPr>
          <w:p w14:paraId="77449119" w14:textId="04857EA8" w:rsidR="00795060" w:rsidRDefault="00795060" w:rsidP="003F209B">
            <w:pPr>
              <w:jc w:val="center"/>
            </w:pPr>
            <w:r>
              <w:t>Half-</w:t>
            </w:r>
            <w:r w:rsidR="002C4D95">
              <w:t>P</w:t>
            </w:r>
            <w:r>
              <w:t>ounder</w:t>
            </w:r>
          </w:p>
        </w:tc>
        <w:tc>
          <w:tcPr>
            <w:tcW w:w="723" w:type="dxa"/>
            <w:vAlign w:val="center"/>
          </w:tcPr>
          <w:p w14:paraId="48EDC35D" w14:textId="65F73FB3" w:rsidR="00795060" w:rsidRDefault="00795060" w:rsidP="003F209B">
            <w:pPr>
              <w:jc w:val="center"/>
            </w:pPr>
            <w:r>
              <w:t>2018</w:t>
            </w:r>
          </w:p>
        </w:tc>
        <w:tc>
          <w:tcPr>
            <w:tcW w:w="576" w:type="dxa"/>
            <w:vAlign w:val="center"/>
          </w:tcPr>
          <w:p w14:paraId="1C7F68FD" w14:textId="442FC34F" w:rsidR="00795060" w:rsidRDefault="00795060" w:rsidP="003F209B">
            <w:pPr>
              <w:jc w:val="center"/>
            </w:pPr>
            <w:r>
              <w:t>338</w:t>
            </w:r>
          </w:p>
        </w:tc>
        <w:tc>
          <w:tcPr>
            <w:tcW w:w="1123" w:type="dxa"/>
            <w:vAlign w:val="center"/>
          </w:tcPr>
          <w:p w14:paraId="5EEB83F4" w14:textId="21895E6A" w:rsidR="00795060" w:rsidRDefault="00795060" w:rsidP="003F209B">
            <w:pPr>
              <w:jc w:val="center"/>
            </w:pPr>
            <w:r>
              <w:t>0:338</w:t>
            </w:r>
          </w:p>
        </w:tc>
        <w:tc>
          <w:tcPr>
            <w:tcW w:w="1194" w:type="dxa"/>
            <w:vAlign w:val="center"/>
          </w:tcPr>
          <w:p w14:paraId="2749D0E3" w14:textId="2FEFA688" w:rsidR="00795060" w:rsidRDefault="00795060" w:rsidP="003F209B">
            <w:pPr>
              <w:jc w:val="center"/>
            </w:pPr>
            <w:r>
              <w:t>17</w:t>
            </w:r>
            <w:r w:rsidR="003A47EE">
              <w:t>3</w:t>
            </w:r>
            <w:r>
              <w:t>:1</w:t>
            </w:r>
            <w:r w:rsidR="003A47EE">
              <w:t>60</w:t>
            </w:r>
            <w:r>
              <w:t>:</w:t>
            </w:r>
            <w:r w:rsidR="003A47EE">
              <w:t>5</w:t>
            </w:r>
          </w:p>
        </w:tc>
        <w:tc>
          <w:tcPr>
            <w:tcW w:w="1980" w:type="dxa"/>
            <w:vAlign w:val="center"/>
          </w:tcPr>
          <w:p w14:paraId="1FC9FF84" w14:textId="54C1BBAD" w:rsidR="00795060" w:rsidRDefault="00795060" w:rsidP="003F209B">
            <w:pPr>
              <w:jc w:val="center"/>
            </w:pPr>
            <w:r>
              <w:t>September 7</w:t>
            </w:r>
            <w:r w:rsidRPr="00867969">
              <w:rPr>
                <w:vertAlign w:val="superscript"/>
              </w:rPr>
              <w:t>th</w:t>
            </w:r>
            <w:r>
              <w:t xml:space="preserve"> –</w:t>
            </w:r>
          </w:p>
          <w:p w14:paraId="0E346144" w14:textId="235C3E93" w:rsidR="00795060" w:rsidRDefault="00795060" w:rsidP="003F209B">
            <w:pPr>
              <w:jc w:val="center"/>
            </w:pPr>
            <w:r>
              <w:t>October 1</w:t>
            </w:r>
            <w:r w:rsidRPr="00867969">
              <w:rPr>
                <w:vertAlign w:val="superscript"/>
              </w:rPr>
              <w:t>st</w:t>
            </w:r>
          </w:p>
        </w:tc>
        <w:tc>
          <w:tcPr>
            <w:tcW w:w="2615" w:type="dxa"/>
            <w:vAlign w:val="center"/>
          </w:tcPr>
          <w:p w14:paraId="0A842813" w14:textId="24D95C27" w:rsidR="00795060" w:rsidRDefault="00795060" w:rsidP="003F209B">
            <w:pPr>
              <w:jc w:val="center"/>
            </w:pPr>
            <w:r>
              <w:t>Huntley Park (</w:t>
            </w:r>
            <w:proofErr w:type="spellStart"/>
            <w:r>
              <w:t>rkm</w:t>
            </w:r>
            <w:proofErr w:type="spellEnd"/>
            <w:r>
              <w:t xml:space="preserve"> 13)</w:t>
            </w:r>
          </w:p>
        </w:tc>
      </w:tr>
      <w:tr w:rsidR="003F209B" w14:paraId="53010F67" w14:textId="6DD4AA1C" w:rsidTr="003F209B">
        <w:tc>
          <w:tcPr>
            <w:tcW w:w="1689" w:type="dxa"/>
            <w:vAlign w:val="center"/>
          </w:tcPr>
          <w:p w14:paraId="75841C46" w14:textId="36430084" w:rsidR="00795060" w:rsidRDefault="00795060" w:rsidP="003F209B">
            <w:pPr>
              <w:jc w:val="center"/>
            </w:pPr>
            <w:r>
              <w:t>Half-</w:t>
            </w:r>
            <w:r w:rsidR="002C4D95">
              <w:t>P</w:t>
            </w:r>
            <w:r>
              <w:t>ounder</w:t>
            </w:r>
          </w:p>
        </w:tc>
        <w:tc>
          <w:tcPr>
            <w:tcW w:w="723" w:type="dxa"/>
            <w:vAlign w:val="center"/>
          </w:tcPr>
          <w:p w14:paraId="34DF7CDE" w14:textId="5953ACCA" w:rsidR="00795060" w:rsidRDefault="00795060" w:rsidP="003F209B">
            <w:pPr>
              <w:jc w:val="center"/>
            </w:pPr>
            <w:r>
              <w:t>2019</w:t>
            </w:r>
          </w:p>
        </w:tc>
        <w:tc>
          <w:tcPr>
            <w:tcW w:w="576" w:type="dxa"/>
            <w:vAlign w:val="center"/>
          </w:tcPr>
          <w:p w14:paraId="1F59CC58" w14:textId="67BBDEC6" w:rsidR="00795060" w:rsidRDefault="00795060" w:rsidP="003F209B">
            <w:pPr>
              <w:jc w:val="center"/>
            </w:pPr>
            <w:r>
              <w:t>305</w:t>
            </w:r>
          </w:p>
        </w:tc>
        <w:tc>
          <w:tcPr>
            <w:tcW w:w="1123" w:type="dxa"/>
            <w:vAlign w:val="center"/>
          </w:tcPr>
          <w:p w14:paraId="6ECDC0E8" w14:textId="596864AF" w:rsidR="00795060" w:rsidRDefault="00795060" w:rsidP="003F209B">
            <w:pPr>
              <w:jc w:val="center"/>
            </w:pPr>
            <w:r>
              <w:t>0:305</w:t>
            </w:r>
          </w:p>
        </w:tc>
        <w:tc>
          <w:tcPr>
            <w:tcW w:w="1194" w:type="dxa"/>
            <w:vAlign w:val="center"/>
          </w:tcPr>
          <w:p w14:paraId="75FF4A5E" w14:textId="25AAA2B3" w:rsidR="00795060" w:rsidRDefault="00795060" w:rsidP="003F209B">
            <w:pPr>
              <w:jc w:val="center"/>
            </w:pPr>
            <w:r>
              <w:t>17</w:t>
            </w:r>
            <w:r w:rsidR="003A47EE">
              <w:t>1</w:t>
            </w:r>
            <w:r>
              <w:t>:</w:t>
            </w:r>
            <w:r w:rsidR="003A47EE">
              <w:t>131</w:t>
            </w:r>
            <w:r>
              <w:t>:</w:t>
            </w:r>
            <w:r w:rsidR="003A47EE">
              <w:t>3</w:t>
            </w:r>
          </w:p>
        </w:tc>
        <w:tc>
          <w:tcPr>
            <w:tcW w:w="1980" w:type="dxa"/>
            <w:vAlign w:val="center"/>
          </w:tcPr>
          <w:p w14:paraId="3F790C04" w14:textId="55DF63AA" w:rsidR="00795060" w:rsidRDefault="00795060" w:rsidP="003F209B">
            <w:pPr>
              <w:jc w:val="center"/>
            </w:pPr>
            <w:r>
              <w:t>August 14</w:t>
            </w:r>
            <w:r w:rsidRPr="00867969">
              <w:rPr>
                <w:vertAlign w:val="superscript"/>
              </w:rPr>
              <w:t>th</w:t>
            </w:r>
            <w:r>
              <w:t xml:space="preserve"> –</w:t>
            </w:r>
          </w:p>
          <w:p w14:paraId="6F3DE599" w14:textId="21CED9C9" w:rsidR="00795060" w:rsidRDefault="00795060" w:rsidP="003F209B">
            <w:pPr>
              <w:jc w:val="center"/>
            </w:pPr>
            <w:r>
              <w:t>September 25</w:t>
            </w:r>
            <w:r w:rsidRPr="00867969">
              <w:rPr>
                <w:vertAlign w:val="superscript"/>
              </w:rPr>
              <w:t>th</w:t>
            </w:r>
          </w:p>
        </w:tc>
        <w:tc>
          <w:tcPr>
            <w:tcW w:w="2615" w:type="dxa"/>
            <w:vAlign w:val="center"/>
          </w:tcPr>
          <w:p w14:paraId="128EE265" w14:textId="7EB69673" w:rsidR="00795060" w:rsidRDefault="00795060" w:rsidP="003F209B">
            <w:pPr>
              <w:jc w:val="center"/>
            </w:pPr>
            <w:r>
              <w:t>Huntley Park (</w:t>
            </w:r>
            <w:proofErr w:type="spellStart"/>
            <w:r>
              <w:t>rkm</w:t>
            </w:r>
            <w:proofErr w:type="spellEnd"/>
            <w:r>
              <w:t xml:space="preserve"> 13)</w:t>
            </w:r>
          </w:p>
        </w:tc>
      </w:tr>
      <w:tr w:rsidR="003F209B" w14:paraId="25FEEA5E" w14:textId="0E8FF7AA" w:rsidTr="003F209B">
        <w:tc>
          <w:tcPr>
            <w:tcW w:w="1689" w:type="dxa"/>
            <w:vAlign w:val="center"/>
          </w:tcPr>
          <w:p w14:paraId="6AB8CE8A" w14:textId="26687F97" w:rsidR="00795060" w:rsidRDefault="00795060" w:rsidP="003F209B">
            <w:pPr>
              <w:jc w:val="center"/>
            </w:pPr>
            <w:r>
              <w:t>Early-Summer</w:t>
            </w:r>
          </w:p>
        </w:tc>
        <w:tc>
          <w:tcPr>
            <w:tcW w:w="723" w:type="dxa"/>
            <w:vAlign w:val="center"/>
          </w:tcPr>
          <w:p w14:paraId="5A5003F5" w14:textId="7A189766" w:rsidR="00795060" w:rsidRDefault="00795060" w:rsidP="003F209B">
            <w:pPr>
              <w:jc w:val="center"/>
            </w:pPr>
            <w:r>
              <w:t>2019</w:t>
            </w:r>
          </w:p>
        </w:tc>
        <w:tc>
          <w:tcPr>
            <w:tcW w:w="576" w:type="dxa"/>
            <w:vAlign w:val="center"/>
          </w:tcPr>
          <w:p w14:paraId="5E380404" w14:textId="1681B407" w:rsidR="00795060" w:rsidRDefault="00795060" w:rsidP="003F209B">
            <w:pPr>
              <w:jc w:val="center"/>
            </w:pPr>
            <w:r>
              <w:t>42</w:t>
            </w:r>
          </w:p>
        </w:tc>
        <w:tc>
          <w:tcPr>
            <w:tcW w:w="1123" w:type="dxa"/>
            <w:vAlign w:val="center"/>
          </w:tcPr>
          <w:p w14:paraId="34A1ABA0" w14:textId="27EBFDE2" w:rsidR="00795060" w:rsidRDefault="0067031E" w:rsidP="003F209B">
            <w:pPr>
              <w:jc w:val="center"/>
            </w:pPr>
            <w:r>
              <w:t>41</w:t>
            </w:r>
            <w:r w:rsidR="00795060">
              <w:t>:</w:t>
            </w:r>
            <w:r>
              <w:t>1</w:t>
            </w:r>
          </w:p>
        </w:tc>
        <w:tc>
          <w:tcPr>
            <w:tcW w:w="1194" w:type="dxa"/>
            <w:vAlign w:val="center"/>
          </w:tcPr>
          <w:p w14:paraId="4FACD668" w14:textId="300D5206" w:rsidR="00795060" w:rsidRDefault="00795060" w:rsidP="003F209B">
            <w:pPr>
              <w:jc w:val="center"/>
            </w:pPr>
            <w:r>
              <w:t>25</w:t>
            </w:r>
            <w:r w:rsidR="003A47EE">
              <w:t>:17</w:t>
            </w:r>
            <w:r>
              <w:t>:</w:t>
            </w:r>
            <w:r w:rsidR="003A47EE">
              <w:t>0</w:t>
            </w:r>
          </w:p>
        </w:tc>
        <w:tc>
          <w:tcPr>
            <w:tcW w:w="1980" w:type="dxa"/>
            <w:vAlign w:val="center"/>
          </w:tcPr>
          <w:p w14:paraId="31DBEDA9" w14:textId="5DD501A4" w:rsidR="00795060" w:rsidRDefault="00795060" w:rsidP="003F209B">
            <w:pPr>
              <w:jc w:val="center"/>
            </w:pPr>
            <w:r>
              <w:t>June 26th</w:t>
            </w:r>
          </w:p>
        </w:tc>
        <w:tc>
          <w:tcPr>
            <w:tcW w:w="2615" w:type="dxa"/>
            <w:vAlign w:val="center"/>
          </w:tcPr>
          <w:p w14:paraId="441CE65C" w14:textId="408C737F" w:rsidR="00795060" w:rsidRDefault="00795060" w:rsidP="003F209B">
            <w:pPr>
              <w:jc w:val="center"/>
            </w:pPr>
            <w:r>
              <w:t xml:space="preserve">Cole </w:t>
            </w:r>
            <w:r w:rsidR="00423240">
              <w:t xml:space="preserve">M. </w:t>
            </w:r>
            <w:r>
              <w:t>Rivers Hatchery</w:t>
            </w:r>
            <w:r w:rsidR="00044058">
              <w:t xml:space="preserve"> (</w:t>
            </w:r>
            <w:proofErr w:type="spellStart"/>
            <w:r w:rsidR="00044058">
              <w:t>rkm</w:t>
            </w:r>
            <w:proofErr w:type="spellEnd"/>
            <w:r w:rsidR="00044058">
              <w:t xml:space="preserve"> 253)</w:t>
            </w:r>
          </w:p>
        </w:tc>
      </w:tr>
      <w:tr w:rsidR="003F209B" w14:paraId="4F3BFD68" w14:textId="23BE3AB4" w:rsidTr="003F209B">
        <w:tc>
          <w:tcPr>
            <w:tcW w:w="1689" w:type="dxa"/>
            <w:vAlign w:val="center"/>
          </w:tcPr>
          <w:p w14:paraId="5B20CE0E" w14:textId="614EDF17" w:rsidR="00795060" w:rsidRDefault="00795060" w:rsidP="003F209B">
            <w:pPr>
              <w:jc w:val="center"/>
            </w:pPr>
            <w:r>
              <w:t>Winter</w:t>
            </w:r>
          </w:p>
        </w:tc>
        <w:tc>
          <w:tcPr>
            <w:tcW w:w="723" w:type="dxa"/>
            <w:vAlign w:val="center"/>
          </w:tcPr>
          <w:p w14:paraId="13E7A97C" w14:textId="1C7511FA" w:rsidR="00795060" w:rsidRDefault="00795060" w:rsidP="003F209B">
            <w:pPr>
              <w:jc w:val="center"/>
            </w:pPr>
            <w:r>
              <w:t>2019</w:t>
            </w:r>
          </w:p>
        </w:tc>
        <w:tc>
          <w:tcPr>
            <w:tcW w:w="576" w:type="dxa"/>
            <w:vAlign w:val="center"/>
          </w:tcPr>
          <w:p w14:paraId="21EE54E8" w14:textId="33356644" w:rsidR="00795060" w:rsidRDefault="00795060" w:rsidP="003F209B">
            <w:pPr>
              <w:jc w:val="center"/>
            </w:pPr>
            <w:r>
              <w:t>40</w:t>
            </w:r>
          </w:p>
        </w:tc>
        <w:tc>
          <w:tcPr>
            <w:tcW w:w="1123" w:type="dxa"/>
            <w:vAlign w:val="center"/>
          </w:tcPr>
          <w:p w14:paraId="3135695D" w14:textId="7F4E15E0" w:rsidR="00795060" w:rsidRDefault="00795060" w:rsidP="003F209B">
            <w:pPr>
              <w:jc w:val="center"/>
            </w:pPr>
            <w:r>
              <w:t>18:22</w:t>
            </w:r>
          </w:p>
        </w:tc>
        <w:tc>
          <w:tcPr>
            <w:tcW w:w="1194" w:type="dxa"/>
            <w:vAlign w:val="center"/>
          </w:tcPr>
          <w:p w14:paraId="7EC7A863" w14:textId="1657FC30" w:rsidR="00795060" w:rsidRDefault="00795060" w:rsidP="003F209B">
            <w:pPr>
              <w:jc w:val="center"/>
            </w:pPr>
            <w:r>
              <w:t>2</w:t>
            </w:r>
            <w:r w:rsidR="003A47EE">
              <w:t>4</w:t>
            </w:r>
            <w:r>
              <w:t>:</w:t>
            </w:r>
            <w:r w:rsidR="003A47EE">
              <w:t>16</w:t>
            </w:r>
            <w:r>
              <w:t>:</w:t>
            </w:r>
            <w:r w:rsidR="003A47EE">
              <w:t>0</w:t>
            </w:r>
          </w:p>
        </w:tc>
        <w:tc>
          <w:tcPr>
            <w:tcW w:w="1980" w:type="dxa"/>
            <w:vAlign w:val="center"/>
          </w:tcPr>
          <w:p w14:paraId="77B2EFB3" w14:textId="34AA27DA" w:rsidR="00795060" w:rsidRDefault="00795060" w:rsidP="003F209B">
            <w:pPr>
              <w:jc w:val="center"/>
            </w:pPr>
            <w:r>
              <w:t>May 1st -</w:t>
            </w:r>
            <w:r>
              <w:br/>
              <w:t xml:space="preserve"> May 13th</w:t>
            </w:r>
          </w:p>
        </w:tc>
        <w:tc>
          <w:tcPr>
            <w:tcW w:w="2615" w:type="dxa"/>
            <w:vAlign w:val="center"/>
          </w:tcPr>
          <w:p w14:paraId="53DED8B7" w14:textId="3808B126" w:rsidR="00795060" w:rsidRDefault="00795060" w:rsidP="003F209B">
            <w:pPr>
              <w:jc w:val="center"/>
            </w:pPr>
            <w:r w:rsidRPr="00314408">
              <w:t xml:space="preserve">Cole </w:t>
            </w:r>
            <w:r w:rsidR="00423240">
              <w:t xml:space="preserve">M. </w:t>
            </w:r>
            <w:r w:rsidRPr="00314408">
              <w:t>Rivers Hatchery</w:t>
            </w:r>
            <w:r w:rsidR="00044058">
              <w:t xml:space="preserve"> (</w:t>
            </w:r>
            <w:proofErr w:type="spellStart"/>
            <w:r w:rsidR="00044058">
              <w:t>rkm</w:t>
            </w:r>
            <w:proofErr w:type="spellEnd"/>
            <w:r w:rsidR="00044058">
              <w:t xml:space="preserve"> 253)</w:t>
            </w:r>
            <w:r>
              <w:t xml:space="preserve"> and Applegate </w:t>
            </w:r>
            <w:r w:rsidR="00044058">
              <w:t>Dam (</w:t>
            </w:r>
            <w:proofErr w:type="spellStart"/>
            <w:r w:rsidR="00044058">
              <w:t>rkm</w:t>
            </w:r>
            <w:proofErr w:type="spellEnd"/>
            <w:r w:rsidR="00044058">
              <w:t xml:space="preserve"> </w:t>
            </w:r>
            <w:r w:rsidR="003014F1">
              <w:t>154</w:t>
            </w:r>
            <w:r w:rsidR="00044058">
              <w:t xml:space="preserve"> + 75)</w:t>
            </w:r>
          </w:p>
        </w:tc>
      </w:tr>
    </w:tbl>
    <w:p w14:paraId="3D3C5378" w14:textId="0153F5E6" w:rsidR="007B5A81" w:rsidRDefault="007B5A81" w:rsidP="007B5A81"/>
    <w:p w14:paraId="0D0D1D20" w14:textId="76458551" w:rsidR="00756075" w:rsidRDefault="00756075" w:rsidP="007B5A81"/>
    <w:p w14:paraId="6418706E" w14:textId="2686F0BF" w:rsidR="00222023" w:rsidRDefault="00222023" w:rsidP="007B5A81"/>
    <w:p w14:paraId="21CE9AFE" w14:textId="7BD7A05C" w:rsidR="00222023" w:rsidRDefault="00222023" w:rsidP="007B5A81"/>
    <w:p w14:paraId="1A2FD7CB" w14:textId="209AB80C" w:rsidR="00222023" w:rsidRDefault="00222023" w:rsidP="007B5A81"/>
    <w:p w14:paraId="6A937A87" w14:textId="762E7B9B" w:rsidR="00222023" w:rsidRDefault="00222023" w:rsidP="007B5A81"/>
    <w:p w14:paraId="7048F1D3" w14:textId="06EC3FFF" w:rsidR="00222023" w:rsidRDefault="00222023" w:rsidP="007B5A81"/>
    <w:p w14:paraId="305FBB6E" w14:textId="40BFB8AA" w:rsidR="00222023" w:rsidRDefault="00222023" w:rsidP="007B5A81"/>
    <w:p w14:paraId="161C2C80" w14:textId="05630C17" w:rsidR="00222023" w:rsidRDefault="00222023" w:rsidP="007B5A81"/>
    <w:p w14:paraId="43D393D0" w14:textId="77777777" w:rsidR="00222023" w:rsidRDefault="00222023" w:rsidP="007B5A81"/>
    <w:p w14:paraId="4F3726B8" w14:textId="6E24DA5C" w:rsidR="00EC6000" w:rsidRDefault="00EC6000" w:rsidP="007B5A81">
      <w:r w:rsidRPr="00960B7D">
        <w:rPr>
          <w:b/>
          <w:bCs/>
        </w:rPr>
        <w:t xml:space="preserve">Table </w:t>
      </w:r>
      <w:r w:rsidR="00512E6D" w:rsidRPr="00960B7D">
        <w:rPr>
          <w:b/>
          <w:bCs/>
        </w:rPr>
        <w:t>3</w:t>
      </w:r>
      <w:r w:rsidRPr="00960B7D">
        <w:rPr>
          <w:b/>
          <w:bCs/>
        </w:rPr>
        <w:t>:</w:t>
      </w:r>
      <w:r>
        <w:t xml:space="preserve"> Pairwise differentiation (Weir and Cockerham F</w:t>
      </w:r>
      <w:r w:rsidRPr="00EC6000">
        <w:rPr>
          <w:vertAlign w:val="subscript"/>
        </w:rPr>
        <w:t>ST</w:t>
      </w:r>
      <w:r>
        <w:t>) among the three adult runs and half-pounder</w:t>
      </w:r>
      <w:r w:rsidR="00B2451D">
        <w:t xml:space="preserve"> run</w:t>
      </w:r>
      <w:r>
        <w:t>. F</w:t>
      </w:r>
      <w:r w:rsidRPr="00865502">
        <w:rPr>
          <w:vertAlign w:val="subscript"/>
        </w:rPr>
        <w:t>ST</w:t>
      </w:r>
      <w:r>
        <w:t xml:space="preserve"> estimates </w:t>
      </w:r>
      <w:r w:rsidR="00457C8F">
        <w:t xml:space="preserve">using the </w:t>
      </w:r>
      <w:r w:rsidR="00D266FB">
        <w:t>neutral</w:t>
      </w:r>
      <w:r w:rsidR="00457C8F">
        <w:t xml:space="preserve"> dataset </w:t>
      </w:r>
      <w:r>
        <w:t xml:space="preserve">markers </w:t>
      </w:r>
      <w:r w:rsidR="00C90B08">
        <w:t>are</w:t>
      </w:r>
      <w:r>
        <w:t xml:space="preserve"> </w:t>
      </w:r>
      <w:r w:rsidR="007F3F17">
        <w:t xml:space="preserve">below </w:t>
      </w:r>
      <w:r>
        <w:t xml:space="preserve">the diagonal, estimates using </w:t>
      </w:r>
      <w:r w:rsidR="00457C8F">
        <w:t xml:space="preserve">the </w:t>
      </w:r>
      <w:r w:rsidR="00D266FB">
        <w:t xml:space="preserve">migration timing </w:t>
      </w:r>
      <w:r w:rsidR="00457C8F">
        <w:t>dataset</w:t>
      </w:r>
      <w:r>
        <w:t xml:space="preserve"> </w:t>
      </w:r>
      <w:r w:rsidR="00D266FB">
        <w:t>are</w:t>
      </w:r>
      <w:r>
        <w:t xml:space="preserve"> </w:t>
      </w:r>
      <w:r w:rsidR="007F3F17">
        <w:t>above</w:t>
      </w:r>
      <w:r>
        <w:t xml:space="preserve"> the diagonal.</w:t>
      </w:r>
      <w:r w:rsidR="00B06BA9">
        <w:t xml:space="preserve"> </w:t>
      </w:r>
    </w:p>
    <w:p w14:paraId="35058E80" w14:textId="313882EB" w:rsidR="00EC6000" w:rsidRDefault="00EC6000" w:rsidP="007B5A8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127"/>
        <w:gridCol w:w="1269"/>
        <w:gridCol w:w="1268"/>
        <w:gridCol w:w="1269"/>
      </w:tblGrid>
      <w:tr w:rsidR="007B4E03" w14:paraId="7F686FE6" w14:textId="77777777" w:rsidTr="00960B7D">
        <w:trPr>
          <w:trHeight w:val="583"/>
          <w:jc w:val="center"/>
        </w:trPr>
        <w:tc>
          <w:tcPr>
            <w:tcW w:w="1890" w:type="dxa"/>
            <w:tcBorders>
              <w:top w:val="single" w:sz="8" w:space="0" w:color="auto"/>
              <w:bottom w:val="single" w:sz="8" w:space="0" w:color="auto"/>
            </w:tcBorders>
          </w:tcPr>
          <w:p w14:paraId="2D216A18" w14:textId="77777777" w:rsidR="007B4E03" w:rsidRDefault="007B4E03" w:rsidP="00EC6000">
            <w:pPr>
              <w:jc w:val="center"/>
            </w:pPr>
          </w:p>
        </w:tc>
        <w:tc>
          <w:tcPr>
            <w:tcW w:w="1127" w:type="dxa"/>
            <w:tcBorders>
              <w:top w:val="single" w:sz="8" w:space="0" w:color="auto"/>
              <w:bottom w:val="single" w:sz="8" w:space="0" w:color="auto"/>
            </w:tcBorders>
          </w:tcPr>
          <w:p w14:paraId="75EFE5DE" w14:textId="39F2C8B6" w:rsidR="007B4E03" w:rsidRPr="002F5C31" w:rsidRDefault="007B4E03">
            <w:pPr>
              <w:jc w:val="center"/>
              <w:rPr>
                <w:b/>
                <w:bCs/>
              </w:rPr>
            </w:pPr>
            <w:r w:rsidRPr="002F5C31">
              <w:rPr>
                <w:b/>
                <w:bCs/>
              </w:rPr>
              <w:t>Late-Summer</w:t>
            </w:r>
          </w:p>
        </w:tc>
        <w:tc>
          <w:tcPr>
            <w:tcW w:w="1269" w:type="dxa"/>
            <w:tcBorders>
              <w:top w:val="single" w:sz="8" w:space="0" w:color="auto"/>
              <w:bottom w:val="single" w:sz="8" w:space="0" w:color="auto"/>
            </w:tcBorders>
          </w:tcPr>
          <w:p w14:paraId="763DA352" w14:textId="58A7AAD0" w:rsidR="007B4E03" w:rsidRPr="002F5C31" w:rsidRDefault="007B4E03" w:rsidP="00805E4A">
            <w:pPr>
              <w:jc w:val="center"/>
              <w:rPr>
                <w:b/>
                <w:bCs/>
              </w:rPr>
            </w:pPr>
            <w:r w:rsidRPr="002F5C31">
              <w:rPr>
                <w:b/>
                <w:bCs/>
              </w:rPr>
              <w:t>Half-</w:t>
            </w:r>
            <w:r w:rsidR="002C4D95">
              <w:rPr>
                <w:b/>
                <w:bCs/>
              </w:rPr>
              <w:t>P</w:t>
            </w:r>
            <w:r w:rsidRPr="002F5C31">
              <w:rPr>
                <w:b/>
                <w:bCs/>
              </w:rPr>
              <w:t>ounder</w:t>
            </w:r>
          </w:p>
        </w:tc>
        <w:tc>
          <w:tcPr>
            <w:tcW w:w="1268" w:type="dxa"/>
            <w:tcBorders>
              <w:top w:val="single" w:sz="8" w:space="0" w:color="auto"/>
              <w:bottom w:val="single" w:sz="8" w:space="0" w:color="auto"/>
            </w:tcBorders>
          </w:tcPr>
          <w:p w14:paraId="0F527CF9" w14:textId="6EDFF5B6" w:rsidR="007B4E03" w:rsidRPr="002F5C31" w:rsidRDefault="007B4E03" w:rsidP="00EC6000">
            <w:pPr>
              <w:jc w:val="center"/>
              <w:rPr>
                <w:b/>
                <w:bCs/>
              </w:rPr>
            </w:pPr>
            <w:r>
              <w:rPr>
                <w:b/>
                <w:bCs/>
              </w:rPr>
              <w:t xml:space="preserve">Early-Summer </w:t>
            </w:r>
          </w:p>
        </w:tc>
        <w:tc>
          <w:tcPr>
            <w:tcW w:w="1269" w:type="dxa"/>
            <w:tcBorders>
              <w:top w:val="single" w:sz="8" w:space="0" w:color="auto"/>
              <w:bottom w:val="single" w:sz="8" w:space="0" w:color="auto"/>
            </w:tcBorders>
          </w:tcPr>
          <w:p w14:paraId="4DE9C5B7" w14:textId="3B8D5C9C" w:rsidR="007B4E03" w:rsidRPr="002F5C31" w:rsidRDefault="007B4E03" w:rsidP="00EC6000">
            <w:pPr>
              <w:jc w:val="center"/>
              <w:rPr>
                <w:b/>
                <w:bCs/>
              </w:rPr>
            </w:pPr>
            <w:r>
              <w:rPr>
                <w:b/>
                <w:bCs/>
              </w:rPr>
              <w:t>Winter</w:t>
            </w:r>
          </w:p>
        </w:tc>
      </w:tr>
      <w:tr w:rsidR="007B4E03" w14:paraId="7910D0A9" w14:textId="77777777" w:rsidTr="007B4E03">
        <w:trPr>
          <w:jc w:val="center"/>
        </w:trPr>
        <w:tc>
          <w:tcPr>
            <w:tcW w:w="1890" w:type="dxa"/>
            <w:tcBorders>
              <w:top w:val="single" w:sz="8" w:space="0" w:color="auto"/>
            </w:tcBorders>
            <w:vAlign w:val="center"/>
          </w:tcPr>
          <w:p w14:paraId="6499C822" w14:textId="6385FE84" w:rsidR="007B4E03" w:rsidRPr="002F5C31" w:rsidRDefault="007B4E03" w:rsidP="00993651">
            <w:pPr>
              <w:jc w:val="center"/>
              <w:rPr>
                <w:b/>
                <w:bCs/>
              </w:rPr>
            </w:pPr>
            <w:r w:rsidRPr="002F5C31">
              <w:rPr>
                <w:b/>
                <w:bCs/>
              </w:rPr>
              <w:t>Late-Summer</w:t>
            </w:r>
            <w:r>
              <w:rPr>
                <w:b/>
                <w:bCs/>
              </w:rPr>
              <w:t xml:space="preserve"> </w:t>
            </w:r>
          </w:p>
        </w:tc>
        <w:tc>
          <w:tcPr>
            <w:tcW w:w="1127" w:type="dxa"/>
            <w:tcBorders>
              <w:top w:val="single" w:sz="8" w:space="0" w:color="auto"/>
              <w:tl2br w:val="single" w:sz="8" w:space="0" w:color="auto"/>
            </w:tcBorders>
            <w:vAlign w:val="center"/>
          </w:tcPr>
          <w:p w14:paraId="7A9FAAAC" w14:textId="77777777" w:rsidR="007B4E03" w:rsidRDefault="007B4E03" w:rsidP="00CB4F23">
            <w:pPr>
              <w:jc w:val="center"/>
            </w:pPr>
          </w:p>
        </w:tc>
        <w:tc>
          <w:tcPr>
            <w:tcW w:w="1269" w:type="dxa"/>
            <w:tcBorders>
              <w:top w:val="single" w:sz="8" w:space="0" w:color="auto"/>
            </w:tcBorders>
            <w:vAlign w:val="center"/>
          </w:tcPr>
          <w:p w14:paraId="27DAAEB2" w14:textId="2256B9DC" w:rsidR="007B4E03" w:rsidRDefault="007B4E03" w:rsidP="00CB4F23">
            <w:pPr>
              <w:jc w:val="center"/>
            </w:pPr>
            <w:r w:rsidRPr="00C3193C">
              <w:t>0.00</w:t>
            </w:r>
            <w:r>
              <w:t>0</w:t>
            </w:r>
            <w:r w:rsidR="00D266FB">
              <w:t>0</w:t>
            </w:r>
          </w:p>
        </w:tc>
        <w:tc>
          <w:tcPr>
            <w:tcW w:w="1268" w:type="dxa"/>
            <w:tcBorders>
              <w:top w:val="single" w:sz="8" w:space="0" w:color="auto"/>
            </w:tcBorders>
            <w:vAlign w:val="center"/>
          </w:tcPr>
          <w:p w14:paraId="5A637F05" w14:textId="2B6985EC" w:rsidR="007B4E03" w:rsidRDefault="007B4E03" w:rsidP="00CB4F23">
            <w:pPr>
              <w:jc w:val="center"/>
            </w:pPr>
            <w:r w:rsidRPr="00C3193C">
              <w:t>0.</w:t>
            </w:r>
            <w:r w:rsidR="00D266FB">
              <w:t>4419</w:t>
            </w:r>
          </w:p>
        </w:tc>
        <w:tc>
          <w:tcPr>
            <w:tcW w:w="1269" w:type="dxa"/>
            <w:tcBorders>
              <w:top w:val="single" w:sz="8" w:space="0" w:color="auto"/>
            </w:tcBorders>
            <w:vAlign w:val="center"/>
          </w:tcPr>
          <w:p w14:paraId="31465486" w14:textId="1C978340" w:rsidR="007B4E03" w:rsidRPr="00D776CC" w:rsidRDefault="007B4E03" w:rsidP="00CB4F23">
            <w:pPr>
              <w:jc w:val="center"/>
              <w:rPr>
                <w:rFonts w:ascii="Calibri" w:hAnsi="Calibri" w:cs="Calibri"/>
              </w:rPr>
            </w:pPr>
            <w:r w:rsidRPr="00C3193C">
              <w:t>0.</w:t>
            </w:r>
            <w:r w:rsidR="00D266FB">
              <w:t>2401</w:t>
            </w:r>
          </w:p>
        </w:tc>
      </w:tr>
      <w:tr w:rsidR="007B4E03" w14:paraId="5F446C7D" w14:textId="77777777" w:rsidTr="007B4E03">
        <w:trPr>
          <w:jc w:val="center"/>
        </w:trPr>
        <w:tc>
          <w:tcPr>
            <w:tcW w:w="1890" w:type="dxa"/>
            <w:vAlign w:val="center"/>
          </w:tcPr>
          <w:p w14:paraId="601C1431" w14:textId="62A5A7B2" w:rsidR="007B4E03" w:rsidRPr="002F5C31" w:rsidRDefault="007B4E03" w:rsidP="007B4E03">
            <w:pPr>
              <w:jc w:val="center"/>
              <w:rPr>
                <w:b/>
                <w:bCs/>
              </w:rPr>
            </w:pPr>
            <w:r w:rsidRPr="002F5C31">
              <w:rPr>
                <w:b/>
                <w:bCs/>
              </w:rPr>
              <w:t>Half-</w:t>
            </w:r>
            <w:r w:rsidR="002C4D95">
              <w:rPr>
                <w:b/>
                <w:bCs/>
              </w:rPr>
              <w:t>P</w:t>
            </w:r>
            <w:r w:rsidRPr="002F5C31">
              <w:rPr>
                <w:b/>
                <w:bCs/>
              </w:rPr>
              <w:t>ounder</w:t>
            </w:r>
            <w:r>
              <w:rPr>
                <w:b/>
                <w:bCs/>
              </w:rPr>
              <w:t xml:space="preserve"> </w:t>
            </w:r>
          </w:p>
        </w:tc>
        <w:tc>
          <w:tcPr>
            <w:tcW w:w="1127" w:type="dxa"/>
            <w:vAlign w:val="center"/>
          </w:tcPr>
          <w:p w14:paraId="303F9842" w14:textId="21552F36" w:rsidR="007B4E03" w:rsidRDefault="007B4E03" w:rsidP="007B4E03">
            <w:pPr>
              <w:jc w:val="center"/>
            </w:pPr>
            <w:r w:rsidRPr="007B4E03">
              <w:t>0.00</w:t>
            </w:r>
            <w:r w:rsidR="00D266FB">
              <w:t>0</w:t>
            </w:r>
            <w:r w:rsidRPr="007B4E03">
              <w:t>2</w:t>
            </w:r>
          </w:p>
        </w:tc>
        <w:tc>
          <w:tcPr>
            <w:tcW w:w="1269" w:type="dxa"/>
            <w:tcBorders>
              <w:tl2br w:val="single" w:sz="8" w:space="0" w:color="auto"/>
            </w:tcBorders>
            <w:vAlign w:val="center"/>
          </w:tcPr>
          <w:p w14:paraId="12C0EA81" w14:textId="77777777" w:rsidR="007B4E03" w:rsidRDefault="007B4E03" w:rsidP="007B4E03">
            <w:pPr>
              <w:jc w:val="center"/>
            </w:pPr>
          </w:p>
        </w:tc>
        <w:tc>
          <w:tcPr>
            <w:tcW w:w="1268" w:type="dxa"/>
            <w:vAlign w:val="center"/>
          </w:tcPr>
          <w:p w14:paraId="0DF11821" w14:textId="05125726" w:rsidR="007B4E03" w:rsidRDefault="007B4E03" w:rsidP="007B4E03">
            <w:pPr>
              <w:jc w:val="center"/>
            </w:pPr>
            <w:r w:rsidRPr="00C3193C">
              <w:t>0.</w:t>
            </w:r>
            <w:r w:rsidR="00D266FB">
              <w:t>4325</w:t>
            </w:r>
          </w:p>
        </w:tc>
        <w:tc>
          <w:tcPr>
            <w:tcW w:w="1269" w:type="dxa"/>
            <w:vAlign w:val="center"/>
          </w:tcPr>
          <w:p w14:paraId="7537657A" w14:textId="72EFAA75" w:rsidR="007B4E03" w:rsidRPr="00D776CC" w:rsidRDefault="007B4E03" w:rsidP="007B4E03">
            <w:pPr>
              <w:jc w:val="center"/>
              <w:rPr>
                <w:rFonts w:ascii="Calibri" w:hAnsi="Calibri" w:cs="Calibri"/>
              </w:rPr>
            </w:pPr>
            <w:r w:rsidRPr="00C3193C">
              <w:t>0.</w:t>
            </w:r>
            <w:r w:rsidR="00D266FB">
              <w:t>2094</w:t>
            </w:r>
          </w:p>
        </w:tc>
      </w:tr>
      <w:tr w:rsidR="007B4E03" w14:paraId="1C6854E2" w14:textId="77777777" w:rsidTr="007B4E03">
        <w:trPr>
          <w:jc w:val="center"/>
        </w:trPr>
        <w:tc>
          <w:tcPr>
            <w:tcW w:w="1890" w:type="dxa"/>
            <w:vAlign w:val="center"/>
          </w:tcPr>
          <w:p w14:paraId="1521D031" w14:textId="639F7BA7" w:rsidR="007B4E03" w:rsidRPr="002F5C31" w:rsidRDefault="007B4E03" w:rsidP="007B4E03">
            <w:pPr>
              <w:jc w:val="center"/>
              <w:rPr>
                <w:b/>
                <w:bCs/>
              </w:rPr>
            </w:pPr>
            <w:r>
              <w:rPr>
                <w:b/>
                <w:bCs/>
              </w:rPr>
              <w:t xml:space="preserve">Early-Summer </w:t>
            </w:r>
          </w:p>
        </w:tc>
        <w:tc>
          <w:tcPr>
            <w:tcW w:w="1127" w:type="dxa"/>
            <w:vAlign w:val="center"/>
          </w:tcPr>
          <w:p w14:paraId="4D3CB7C0" w14:textId="41F375C2" w:rsidR="007B4E03" w:rsidRDefault="007B4E03" w:rsidP="007B4E03">
            <w:pPr>
              <w:jc w:val="center"/>
            </w:pPr>
            <w:r w:rsidRPr="007B4E03">
              <w:t>0.0</w:t>
            </w:r>
            <w:r w:rsidR="00D266FB">
              <w:t>105</w:t>
            </w:r>
          </w:p>
        </w:tc>
        <w:tc>
          <w:tcPr>
            <w:tcW w:w="1269" w:type="dxa"/>
            <w:vAlign w:val="center"/>
          </w:tcPr>
          <w:p w14:paraId="63CAE694" w14:textId="629A04C0" w:rsidR="007B4E03" w:rsidRDefault="007B4E03" w:rsidP="007B4E03">
            <w:pPr>
              <w:jc w:val="center"/>
            </w:pPr>
            <w:r w:rsidRPr="00C3193C">
              <w:t>0.0</w:t>
            </w:r>
            <w:r w:rsidR="00D266FB">
              <w:t>087</w:t>
            </w:r>
          </w:p>
        </w:tc>
        <w:tc>
          <w:tcPr>
            <w:tcW w:w="1268" w:type="dxa"/>
            <w:tcBorders>
              <w:tl2br w:val="single" w:sz="8" w:space="0" w:color="auto"/>
            </w:tcBorders>
            <w:vAlign w:val="center"/>
          </w:tcPr>
          <w:p w14:paraId="2D621353" w14:textId="0B6CB0E5" w:rsidR="007B4E03" w:rsidRDefault="007B4E03" w:rsidP="007B4E03">
            <w:pPr>
              <w:jc w:val="center"/>
            </w:pPr>
          </w:p>
        </w:tc>
        <w:tc>
          <w:tcPr>
            <w:tcW w:w="1269" w:type="dxa"/>
            <w:vAlign w:val="center"/>
          </w:tcPr>
          <w:p w14:paraId="1E12333F" w14:textId="04E90132" w:rsidR="007B4E03" w:rsidRPr="00D776CC" w:rsidRDefault="007B4E03" w:rsidP="007B4E03">
            <w:pPr>
              <w:jc w:val="center"/>
              <w:rPr>
                <w:rFonts w:ascii="Calibri" w:hAnsi="Calibri" w:cs="Calibri"/>
              </w:rPr>
            </w:pPr>
            <w:r w:rsidRPr="00C3193C">
              <w:t>0.</w:t>
            </w:r>
            <w:r w:rsidR="00D266FB">
              <w:t>9254</w:t>
            </w:r>
          </w:p>
        </w:tc>
      </w:tr>
      <w:tr w:rsidR="007B4E03" w14:paraId="672D175B" w14:textId="77777777" w:rsidTr="007B4E03">
        <w:trPr>
          <w:jc w:val="center"/>
        </w:trPr>
        <w:tc>
          <w:tcPr>
            <w:tcW w:w="1890" w:type="dxa"/>
            <w:vAlign w:val="center"/>
          </w:tcPr>
          <w:p w14:paraId="1CE62EE1" w14:textId="66809FB9" w:rsidR="007B4E03" w:rsidRPr="002F5C31" w:rsidRDefault="007B4E03" w:rsidP="007B4E03">
            <w:pPr>
              <w:jc w:val="center"/>
              <w:rPr>
                <w:b/>
                <w:bCs/>
              </w:rPr>
            </w:pPr>
            <w:r>
              <w:rPr>
                <w:b/>
                <w:bCs/>
              </w:rPr>
              <w:t>Winter</w:t>
            </w:r>
          </w:p>
        </w:tc>
        <w:tc>
          <w:tcPr>
            <w:tcW w:w="1127" w:type="dxa"/>
            <w:vAlign w:val="center"/>
          </w:tcPr>
          <w:p w14:paraId="45A140AF" w14:textId="56EF15DB" w:rsidR="007B4E03" w:rsidRDefault="007B4E03" w:rsidP="007B4E03">
            <w:pPr>
              <w:jc w:val="center"/>
            </w:pPr>
            <w:r w:rsidRPr="00C3193C">
              <w:t>0.0</w:t>
            </w:r>
            <w:r w:rsidR="00D266FB">
              <w:t>045</w:t>
            </w:r>
          </w:p>
        </w:tc>
        <w:tc>
          <w:tcPr>
            <w:tcW w:w="1269" w:type="dxa"/>
            <w:vAlign w:val="center"/>
          </w:tcPr>
          <w:p w14:paraId="563B5656" w14:textId="27A7B0D2" w:rsidR="007B4E03" w:rsidRDefault="007B4E03" w:rsidP="007B4E03">
            <w:pPr>
              <w:jc w:val="center"/>
            </w:pPr>
            <w:r w:rsidRPr="00C3193C">
              <w:t>0.0</w:t>
            </w:r>
            <w:r w:rsidR="00D266FB">
              <w:t>034</w:t>
            </w:r>
          </w:p>
        </w:tc>
        <w:tc>
          <w:tcPr>
            <w:tcW w:w="1268" w:type="dxa"/>
            <w:vAlign w:val="center"/>
          </w:tcPr>
          <w:p w14:paraId="3D6BF623" w14:textId="0512360A" w:rsidR="007B4E03" w:rsidRDefault="007B4E03" w:rsidP="007B4E03">
            <w:pPr>
              <w:jc w:val="center"/>
            </w:pPr>
            <w:r w:rsidRPr="00C3193C">
              <w:t>0.0</w:t>
            </w:r>
            <w:r w:rsidR="00D266FB">
              <w:t>104</w:t>
            </w:r>
          </w:p>
        </w:tc>
        <w:tc>
          <w:tcPr>
            <w:tcW w:w="1269" w:type="dxa"/>
            <w:tcBorders>
              <w:tl2br w:val="single" w:sz="8" w:space="0" w:color="auto"/>
            </w:tcBorders>
            <w:vAlign w:val="center"/>
          </w:tcPr>
          <w:p w14:paraId="71CE6ED5" w14:textId="77777777" w:rsidR="007B4E03" w:rsidRPr="00D776CC" w:rsidRDefault="007B4E03" w:rsidP="007B4E03">
            <w:pPr>
              <w:jc w:val="center"/>
              <w:rPr>
                <w:rFonts w:ascii="Calibri" w:hAnsi="Calibri" w:cs="Calibri"/>
              </w:rPr>
            </w:pPr>
          </w:p>
        </w:tc>
      </w:tr>
    </w:tbl>
    <w:p w14:paraId="6003309C" w14:textId="1F0AE33A" w:rsidR="00EC6000" w:rsidRDefault="00EC6000" w:rsidP="007B5A81"/>
    <w:p w14:paraId="49E9E05D" w14:textId="160BAD43" w:rsidR="004D66E6" w:rsidRDefault="004D66E6"/>
    <w:p w14:paraId="58E6483B" w14:textId="7F95F149" w:rsidR="00805E4A" w:rsidRDefault="00805E4A"/>
    <w:p w14:paraId="3B5F0D83" w14:textId="77777777" w:rsidR="004D66E6" w:rsidRDefault="004D66E6"/>
    <w:p w14:paraId="300BB74B" w14:textId="77777777" w:rsidR="000842AE" w:rsidRDefault="000842AE"/>
    <w:p w14:paraId="6963F3EB" w14:textId="6A40FB5D" w:rsidR="004D66E6" w:rsidRPr="00036A96" w:rsidRDefault="004D66E6">
      <w:pPr>
        <w:rPr>
          <w:color w:val="000000" w:themeColor="text1"/>
        </w:rPr>
      </w:pPr>
      <w:r w:rsidRPr="00036A96">
        <w:rPr>
          <w:b/>
          <w:bCs/>
          <w:color w:val="000000" w:themeColor="text1"/>
        </w:rPr>
        <w:t xml:space="preserve">Table </w:t>
      </w:r>
      <w:r w:rsidR="00512E6D" w:rsidRPr="00036A96">
        <w:rPr>
          <w:b/>
          <w:bCs/>
          <w:color w:val="000000" w:themeColor="text1"/>
        </w:rPr>
        <w:t>4</w:t>
      </w:r>
      <w:r w:rsidRPr="00036A96">
        <w:rPr>
          <w:b/>
          <w:bCs/>
          <w:color w:val="000000" w:themeColor="text1"/>
        </w:rPr>
        <w:t>:</w:t>
      </w:r>
      <w:r w:rsidRPr="00036A96">
        <w:rPr>
          <w:color w:val="000000" w:themeColor="text1"/>
        </w:rPr>
        <w:t xml:space="preserve"> Number of late-summer</w:t>
      </w:r>
      <w:r w:rsidR="00036A96">
        <w:rPr>
          <w:color w:val="000000" w:themeColor="text1"/>
        </w:rPr>
        <w:t xml:space="preserve"> and</w:t>
      </w:r>
      <w:r w:rsidRPr="00036A96">
        <w:rPr>
          <w:color w:val="000000" w:themeColor="text1"/>
        </w:rPr>
        <w:t xml:space="preserve"> </w:t>
      </w:r>
      <w:r w:rsidR="001270FB" w:rsidRPr="00036A96">
        <w:rPr>
          <w:color w:val="000000" w:themeColor="text1"/>
        </w:rPr>
        <w:t>half-pounder</w:t>
      </w:r>
      <w:r w:rsidRPr="00036A96">
        <w:rPr>
          <w:color w:val="000000" w:themeColor="text1"/>
        </w:rPr>
        <w:t xml:space="preserve"> individuals assigned as </w:t>
      </w:r>
      <w:r w:rsidR="005909B9" w:rsidRPr="00036A96">
        <w:rPr>
          <w:color w:val="000000" w:themeColor="text1"/>
        </w:rPr>
        <w:t xml:space="preserve">genetically </w:t>
      </w:r>
      <w:r w:rsidR="00854F78" w:rsidRPr="00036A96">
        <w:rPr>
          <w:color w:val="000000" w:themeColor="text1"/>
        </w:rPr>
        <w:t xml:space="preserve">similar to </w:t>
      </w:r>
      <w:r w:rsidRPr="00036A96">
        <w:rPr>
          <w:color w:val="000000" w:themeColor="text1"/>
        </w:rPr>
        <w:t>early</w:t>
      </w:r>
      <w:r w:rsidR="00B2451D">
        <w:rPr>
          <w:color w:val="000000" w:themeColor="text1"/>
        </w:rPr>
        <w:t xml:space="preserve"> </w:t>
      </w:r>
      <w:r w:rsidR="00854F78" w:rsidRPr="00036A96">
        <w:rPr>
          <w:color w:val="000000" w:themeColor="text1"/>
        </w:rPr>
        <w:t>migrators</w:t>
      </w:r>
      <w:r w:rsidR="005909B9" w:rsidRPr="00036A96">
        <w:rPr>
          <w:color w:val="000000" w:themeColor="text1"/>
        </w:rPr>
        <w:t>,</w:t>
      </w:r>
      <w:r w:rsidRPr="00036A96">
        <w:rPr>
          <w:color w:val="000000" w:themeColor="text1"/>
        </w:rPr>
        <w:t xml:space="preserve"> </w:t>
      </w:r>
      <w:r w:rsidR="00854F78" w:rsidRPr="00036A96">
        <w:rPr>
          <w:color w:val="000000" w:themeColor="text1"/>
        </w:rPr>
        <w:t>late</w:t>
      </w:r>
      <w:r w:rsidR="00B2451D">
        <w:rPr>
          <w:color w:val="000000" w:themeColor="text1"/>
        </w:rPr>
        <w:t xml:space="preserve"> </w:t>
      </w:r>
      <w:r w:rsidR="00854F78" w:rsidRPr="00036A96">
        <w:rPr>
          <w:color w:val="000000" w:themeColor="text1"/>
        </w:rPr>
        <w:t>migrators</w:t>
      </w:r>
      <w:r w:rsidR="005909B9" w:rsidRPr="00036A96">
        <w:rPr>
          <w:color w:val="000000" w:themeColor="text1"/>
        </w:rPr>
        <w:t xml:space="preserve"> </w:t>
      </w:r>
      <w:r w:rsidRPr="00036A96">
        <w:rPr>
          <w:color w:val="000000" w:themeColor="text1"/>
        </w:rPr>
        <w:t>or unassigned.</w:t>
      </w:r>
      <w:r w:rsidR="004918C8" w:rsidRPr="00036A96">
        <w:rPr>
          <w:color w:val="000000" w:themeColor="text1"/>
        </w:rPr>
        <w:t xml:space="preserve"> Individuals are assigned as genetically similar to early or late</w:t>
      </w:r>
      <w:r w:rsidR="00B2451D">
        <w:rPr>
          <w:color w:val="000000" w:themeColor="text1"/>
        </w:rPr>
        <w:t xml:space="preserve"> </w:t>
      </w:r>
      <w:r w:rsidR="004918C8" w:rsidRPr="00036A96">
        <w:rPr>
          <w:color w:val="000000" w:themeColor="text1"/>
        </w:rPr>
        <w:t xml:space="preserve">migrators </w:t>
      </w:r>
      <w:r w:rsidR="008B4925" w:rsidRPr="00036A96">
        <w:rPr>
          <w:iCs/>
          <w:color w:val="000000" w:themeColor="text1"/>
        </w:rPr>
        <w:t>i</w:t>
      </w:r>
      <w:r w:rsidR="004918C8" w:rsidRPr="00036A96">
        <w:rPr>
          <w:iCs/>
          <w:color w:val="000000" w:themeColor="text1"/>
        </w:rPr>
        <w:t>f the</w:t>
      </w:r>
      <w:r w:rsidR="008B4925" w:rsidRPr="00036A96">
        <w:rPr>
          <w:iCs/>
          <w:color w:val="000000" w:themeColor="text1"/>
        </w:rPr>
        <w:t xml:space="preserve">ir individual </w:t>
      </w:r>
      <w:r w:rsidR="00036A96" w:rsidRPr="00036A96">
        <w:rPr>
          <w:iCs/>
          <w:color w:val="000000" w:themeColor="text1"/>
        </w:rPr>
        <w:t xml:space="preserve">LD1 scores </w:t>
      </w:r>
      <w:r w:rsidR="004918C8" w:rsidRPr="00036A96">
        <w:rPr>
          <w:iCs/>
          <w:color w:val="000000" w:themeColor="text1"/>
        </w:rPr>
        <w:t xml:space="preserve">fall within </w:t>
      </w:r>
      <w:r w:rsidR="00036A96" w:rsidRPr="00036A96">
        <w:rPr>
          <w:iCs/>
          <w:color w:val="000000" w:themeColor="text1"/>
        </w:rPr>
        <w:t xml:space="preserve">the LD1 </w:t>
      </w:r>
      <w:r w:rsidR="001112D3" w:rsidRPr="00036A96">
        <w:rPr>
          <w:iCs/>
          <w:color w:val="000000" w:themeColor="text1"/>
        </w:rPr>
        <w:t xml:space="preserve">intervals observed among </w:t>
      </w:r>
      <w:r w:rsidR="004918C8" w:rsidRPr="00036A96">
        <w:rPr>
          <w:iCs/>
          <w:color w:val="000000" w:themeColor="text1"/>
        </w:rPr>
        <w:t>with early-summer or winter run</w:t>
      </w:r>
      <w:r w:rsidR="0099277D">
        <w:rPr>
          <w:iCs/>
          <w:color w:val="000000" w:themeColor="text1"/>
        </w:rPr>
        <w:t>s</w:t>
      </w:r>
      <w:r w:rsidR="00036A96" w:rsidRPr="00036A96">
        <w:rPr>
          <w:iCs/>
          <w:color w:val="000000" w:themeColor="text1"/>
        </w:rPr>
        <w:t>.</w:t>
      </w:r>
    </w:p>
    <w:p w14:paraId="083E69BC" w14:textId="77777777" w:rsidR="004D66E6" w:rsidRDefault="004D66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2198"/>
        <w:gridCol w:w="2716"/>
        <w:gridCol w:w="2146"/>
      </w:tblGrid>
      <w:tr w:rsidR="004D66E6" w14:paraId="2947DDEA" w14:textId="77777777" w:rsidTr="00EF565E">
        <w:tc>
          <w:tcPr>
            <w:tcW w:w="2300" w:type="dxa"/>
            <w:tcBorders>
              <w:top w:val="single" w:sz="8" w:space="0" w:color="auto"/>
              <w:bottom w:val="single" w:sz="4" w:space="0" w:color="auto"/>
            </w:tcBorders>
          </w:tcPr>
          <w:p w14:paraId="48FA1F8F" w14:textId="40A87556" w:rsidR="004D66E6" w:rsidRPr="00C46F0C" w:rsidRDefault="00C46F0C" w:rsidP="00C46F0C">
            <w:pPr>
              <w:jc w:val="center"/>
              <w:rPr>
                <w:b/>
                <w:bCs/>
              </w:rPr>
            </w:pPr>
            <w:r w:rsidRPr="00BB31C6">
              <w:rPr>
                <w:b/>
                <w:bCs/>
                <w:highlight w:val="yellow"/>
              </w:rPr>
              <w:t>Run</w:t>
            </w:r>
          </w:p>
        </w:tc>
        <w:tc>
          <w:tcPr>
            <w:tcW w:w="2198" w:type="dxa"/>
            <w:tcBorders>
              <w:top w:val="single" w:sz="8" w:space="0" w:color="auto"/>
              <w:bottom w:val="single" w:sz="4" w:space="0" w:color="auto"/>
            </w:tcBorders>
          </w:tcPr>
          <w:p w14:paraId="3E998F5C" w14:textId="229F1D76" w:rsidR="004D66E6" w:rsidRPr="004D66E6" w:rsidRDefault="00854F78" w:rsidP="00C46F0C">
            <w:pPr>
              <w:jc w:val="center"/>
              <w:rPr>
                <w:b/>
                <w:bCs/>
              </w:rPr>
            </w:pPr>
            <w:commentRangeStart w:id="98"/>
            <w:r>
              <w:rPr>
                <w:b/>
                <w:bCs/>
              </w:rPr>
              <w:t>Late-Migrator</w:t>
            </w:r>
            <w:r w:rsidRPr="004D66E6">
              <w:rPr>
                <w:b/>
                <w:bCs/>
              </w:rPr>
              <w:t xml:space="preserve"> </w:t>
            </w:r>
            <w:r w:rsidR="004D66E6" w:rsidRPr="004D66E6">
              <w:rPr>
                <w:b/>
                <w:bCs/>
              </w:rPr>
              <w:t>Assigned</w:t>
            </w:r>
          </w:p>
        </w:tc>
        <w:tc>
          <w:tcPr>
            <w:tcW w:w="2716" w:type="dxa"/>
            <w:tcBorders>
              <w:top w:val="single" w:sz="8" w:space="0" w:color="auto"/>
              <w:bottom w:val="single" w:sz="4" w:space="0" w:color="auto"/>
            </w:tcBorders>
          </w:tcPr>
          <w:p w14:paraId="241D912B" w14:textId="4D39F130" w:rsidR="004D66E6" w:rsidRPr="004D66E6" w:rsidRDefault="004D66E6" w:rsidP="004D66E6">
            <w:pPr>
              <w:jc w:val="center"/>
              <w:rPr>
                <w:b/>
                <w:bCs/>
              </w:rPr>
            </w:pPr>
            <w:r w:rsidRPr="004D66E6">
              <w:rPr>
                <w:b/>
                <w:bCs/>
              </w:rPr>
              <w:t>Early-</w:t>
            </w:r>
            <w:r w:rsidR="00854F78">
              <w:rPr>
                <w:b/>
                <w:bCs/>
              </w:rPr>
              <w:t>Migrator</w:t>
            </w:r>
            <w:r w:rsidR="00854F78" w:rsidRPr="004D66E6">
              <w:rPr>
                <w:b/>
                <w:bCs/>
              </w:rPr>
              <w:t xml:space="preserve"> </w:t>
            </w:r>
            <w:r w:rsidRPr="004D66E6">
              <w:rPr>
                <w:b/>
                <w:bCs/>
              </w:rPr>
              <w:t>Assigned</w:t>
            </w:r>
            <w:commentRangeEnd w:id="98"/>
            <w:r w:rsidR="00335CEC">
              <w:rPr>
                <w:rStyle w:val="CommentReference"/>
              </w:rPr>
              <w:commentReference w:id="98"/>
            </w:r>
          </w:p>
        </w:tc>
        <w:tc>
          <w:tcPr>
            <w:tcW w:w="2146" w:type="dxa"/>
            <w:tcBorders>
              <w:top w:val="single" w:sz="8" w:space="0" w:color="auto"/>
              <w:bottom w:val="single" w:sz="4" w:space="0" w:color="auto"/>
            </w:tcBorders>
          </w:tcPr>
          <w:p w14:paraId="1D56E2CF" w14:textId="06116471" w:rsidR="004D66E6" w:rsidRPr="004D66E6" w:rsidRDefault="004D66E6" w:rsidP="004D66E6">
            <w:pPr>
              <w:jc w:val="center"/>
              <w:rPr>
                <w:b/>
                <w:bCs/>
              </w:rPr>
            </w:pPr>
            <w:r w:rsidRPr="004D66E6">
              <w:rPr>
                <w:b/>
                <w:bCs/>
              </w:rPr>
              <w:t>Unassigned</w:t>
            </w:r>
          </w:p>
        </w:tc>
      </w:tr>
      <w:tr w:rsidR="009B1447" w14:paraId="5E17FEF2" w14:textId="77777777" w:rsidTr="00EF565E">
        <w:tc>
          <w:tcPr>
            <w:tcW w:w="2300" w:type="dxa"/>
            <w:tcBorders>
              <w:top w:val="single" w:sz="4" w:space="0" w:color="auto"/>
            </w:tcBorders>
            <w:vAlign w:val="center"/>
          </w:tcPr>
          <w:p w14:paraId="4519351F" w14:textId="42E6968E" w:rsidR="009B1447" w:rsidRPr="004D66E6" w:rsidRDefault="009B1447" w:rsidP="00C46F0C">
            <w:pPr>
              <w:jc w:val="center"/>
              <w:rPr>
                <w:b/>
                <w:bCs/>
              </w:rPr>
            </w:pPr>
            <w:r w:rsidRPr="002F5C31">
              <w:rPr>
                <w:b/>
                <w:bCs/>
              </w:rPr>
              <w:t>Late-Summer</w:t>
            </w:r>
          </w:p>
        </w:tc>
        <w:tc>
          <w:tcPr>
            <w:tcW w:w="2198" w:type="dxa"/>
            <w:tcBorders>
              <w:top w:val="single" w:sz="4" w:space="0" w:color="auto"/>
            </w:tcBorders>
          </w:tcPr>
          <w:p w14:paraId="7317BB4D" w14:textId="079459C2" w:rsidR="009B1447" w:rsidRDefault="00D266FB" w:rsidP="00C46F0C">
            <w:pPr>
              <w:jc w:val="center"/>
            </w:pPr>
            <w:r>
              <w:t>57</w:t>
            </w:r>
            <w:r w:rsidR="005909B9">
              <w:t xml:space="preserve"> (</w:t>
            </w:r>
            <w:r>
              <w:t>21</w:t>
            </w:r>
            <w:r w:rsidR="005909B9">
              <w:t>%)</w:t>
            </w:r>
          </w:p>
        </w:tc>
        <w:tc>
          <w:tcPr>
            <w:tcW w:w="2716" w:type="dxa"/>
            <w:tcBorders>
              <w:top w:val="single" w:sz="4" w:space="0" w:color="auto"/>
            </w:tcBorders>
          </w:tcPr>
          <w:p w14:paraId="70797F64" w14:textId="0CAE159C" w:rsidR="009B1447" w:rsidRDefault="005909B9" w:rsidP="009B1447">
            <w:pPr>
              <w:jc w:val="center"/>
            </w:pPr>
            <w:r>
              <w:t>3 (</w:t>
            </w:r>
            <w:r w:rsidR="00D266FB">
              <w:t>1</w:t>
            </w:r>
            <w:r>
              <w:t>%)</w:t>
            </w:r>
          </w:p>
        </w:tc>
        <w:tc>
          <w:tcPr>
            <w:tcW w:w="2146" w:type="dxa"/>
            <w:tcBorders>
              <w:top w:val="single" w:sz="4" w:space="0" w:color="auto"/>
            </w:tcBorders>
          </w:tcPr>
          <w:p w14:paraId="00191A71" w14:textId="5F0D7BE7" w:rsidR="009B1447" w:rsidRDefault="005909B9" w:rsidP="009B1447">
            <w:pPr>
              <w:jc w:val="center"/>
            </w:pPr>
            <w:r>
              <w:t>2</w:t>
            </w:r>
            <w:r w:rsidR="00D266FB">
              <w:t>15</w:t>
            </w:r>
            <w:r>
              <w:t xml:space="preserve"> (</w:t>
            </w:r>
            <w:r w:rsidR="00D266FB">
              <w:t>78</w:t>
            </w:r>
            <w:r>
              <w:t>%)</w:t>
            </w:r>
          </w:p>
        </w:tc>
      </w:tr>
      <w:tr w:rsidR="005909B9" w14:paraId="48B1D9D5" w14:textId="77777777" w:rsidTr="00EF565E">
        <w:tc>
          <w:tcPr>
            <w:tcW w:w="2300" w:type="dxa"/>
            <w:tcBorders>
              <w:bottom w:val="single" w:sz="4" w:space="0" w:color="auto"/>
            </w:tcBorders>
          </w:tcPr>
          <w:p w14:paraId="599C75F6" w14:textId="41C7D82D" w:rsidR="005909B9" w:rsidRPr="004D66E6" w:rsidRDefault="005909B9" w:rsidP="00C46F0C">
            <w:pPr>
              <w:jc w:val="center"/>
              <w:rPr>
                <w:b/>
                <w:bCs/>
              </w:rPr>
            </w:pPr>
            <w:r w:rsidRPr="004D66E6">
              <w:rPr>
                <w:b/>
                <w:bCs/>
              </w:rPr>
              <w:t>Half-Pounder</w:t>
            </w:r>
          </w:p>
        </w:tc>
        <w:tc>
          <w:tcPr>
            <w:tcW w:w="2198" w:type="dxa"/>
            <w:tcBorders>
              <w:bottom w:val="single" w:sz="4" w:space="0" w:color="auto"/>
            </w:tcBorders>
          </w:tcPr>
          <w:p w14:paraId="626642FE" w14:textId="0902768C" w:rsidR="005909B9" w:rsidRDefault="00D266FB" w:rsidP="00C46F0C">
            <w:pPr>
              <w:jc w:val="center"/>
            </w:pPr>
            <w:r>
              <w:t>228</w:t>
            </w:r>
            <w:r w:rsidR="005909B9">
              <w:t xml:space="preserve"> (</w:t>
            </w:r>
            <w:r>
              <w:t>35</w:t>
            </w:r>
            <w:r w:rsidR="005909B9">
              <w:t>%)</w:t>
            </w:r>
          </w:p>
        </w:tc>
        <w:tc>
          <w:tcPr>
            <w:tcW w:w="2716" w:type="dxa"/>
            <w:tcBorders>
              <w:bottom w:val="single" w:sz="4" w:space="0" w:color="auto"/>
            </w:tcBorders>
          </w:tcPr>
          <w:p w14:paraId="0825084E" w14:textId="5FD847A8" w:rsidR="005909B9" w:rsidRDefault="005909B9" w:rsidP="005909B9">
            <w:pPr>
              <w:jc w:val="center"/>
            </w:pPr>
            <w:r>
              <w:t>76 (</w:t>
            </w:r>
            <w:r w:rsidR="00D266FB">
              <w:t>12</w:t>
            </w:r>
            <w:r>
              <w:t>%)</w:t>
            </w:r>
          </w:p>
        </w:tc>
        <w:tc>
          <w:tcPr>
            <w:tcW w:w="2146" w:type="dxa"/>
            <w:tcBorders>
              <w:bottom w:val="single" w:sz="4" w:space="0" w:color="auto"/>
            </w:tcBorders>
          </w:tcPr>
          <w:p w14:paraId="0FBC5FBF" w14:textId="3B6773B2" w:rsidR="005909B9" w:rsidRDefault="005909B9" w:rsidP="005909B9">
            <w:pPr>
              <w:jc w:val="center"/>
            </w:pPr>
            <w:r>
              <w:t>3</w:t>
            </w:r>
            <w:r w:rsidR="00D266FB">
              <w:t>39</w:t>
            </w:r>
            <w:r>
              <w:t xml:space="preserve"> (</w:t>
            </w:r>
            <w:r w:rsidR="00D266FB">
              <w:t>53</w:t>
            </w:r>
            <w:r>
              <w:t>%)</w:t>
            </w:r>
          </w:p>
        </w:tc>
      </w:tr>
    </w:tbl>
    <w:p w14:paraId="5F90700F" w14:textId="6EA5CADA" w:rsidR="00744957" w:rsidRDefault="00744957">
      <w:r>
        <w:br w:type="page"/>
      </w:r>
    </w:p>
    <w:p w14:paraId="72B93BE9" w14:textId="4F0AAD0A" w:rsidR="00744957" w:rsidRDefault="00744957" w:rsidP="007B5A81">
      <w:pPr>
        <w:rPr>
          <w:b/>
          <w:bCs/>
        </w:rPr>
      </w:pPr>
      <w:r>
        <w:rPr>
          <w:b/>
          <w:bCs/>
        </w:rPr>
        <w:lastRenderedPageBreak/>
        <w:t>Figure</w:t>
      </w:r>
      <w:r w:rsidR="00F946E1">
        <w:rPr>
          <w:b/>
          <w:bCs/>
        </w:rPr>
        <w:t>s</w:t>
      </w:r>
    </w:p>
    <w:p w14:paraId="171B516C" w14:textId="0290EB05" w:rsidR="00C54329" w:rsidRDefault="00C54329"/>
    <w:p w14:paraId="7A7BF4D9" w14:textId="70A58F46" w:rsidR="00F946E1" w:rsidRDefault="00D96DB8" w:rsidP="007B5A81">
      <w:pPr>
        <w:rPr>
          <w:b/>
          <w:bCs/>
        </w:rPr>
      </w:pPr>
      <w:r>
        <w:rPr>
          <w:b/>
          <w:bCs/>
          <w:noProof/>
        </w:rPr>
        <w:drawing>
          <wp:inline distT="0" distB="0" distL="0" distR="0" wp14:anchorId="1A767594" wp14:editId="68059132">
            <wp:extent cx="5943600" cy="3325495"/>
            <wp:effectExtent l="0" t="0" r="0" b="190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46662C88" w14:textId="77777777" w:rsidR="00203239" w:rsidRDefault="00345193" w:rsidP="007B5A81">
      <w:r>
        <w:rPr>
          <w:b/>
          <w:bCs/>
        </w:rPr>
        <w:t xml:space="preserve">Fig. </w:t>
      </w:r>
      <w:r w:rsidR="00C54329" w:rsidRPr="004F3259">
        <w:rPr>
          <w:b/>
          <w:bCs/>
        </w:rPr>
        <w:t>1</w:t>
      </w:r>
      <w:r w:rsidR="00C54329">
        <w:t xml:space="preserve"> Sampling location</w:t>
      </w:r>
      <w:r w:rsidR="00C82750">
        <w:t>s along the Rogue River, Oregon, USA.</w:t>
      </w:r>
      <w:r w:rsidR="00323D80">
        <w:t xml:space="preserve"> </w:t>
      </w:r>
    </w:p>
    <w:p w14:paraId="14CDEA67" w14:textId="77777777" w:rsidR="00203239" w:rsidRPr="00323D80" w:rsidRDefault="00203239" w:rsidP="00203239">
      <w:pPr>
        <w:rPr>
          <w:color w:val="FF0000"/>
        </w:rPr>
      </w:pPr>
      <w:r>
        <w:rPr>
          <w:color w:val="FF0000"/>
        </w:rPr>
        <w:t>From the editor: “</w:t>
      </w:r>
      <w:r w:rsidRPr="00323D80">
        <w:rPr>
          <w:color w:val="FF0000"/>
        </w:rPr>
        <w:t xml:space="preserve">Maps for international journals need to be geo-referenced with either </w:t>
      </w:r>
      <w:proofErr w:type="spellStart"/>
      <w:r w:rsidRPr="00323D80">
        <w:rPr>
          <w:color w:val="FF0000"/>
        </w:rPr>
        <w:t>lat</w:t>
      </w:r>
      <w:proofErr w:type="spellEnd"/>
      <w:r w:rsidRPr="00323D80">
        <w:rPr>
          <w:color w:val="FF0000"/>
        </w:rPr>
        <w:t xml:space="preserve">/long </w:t>
      </w:r>
      <w:proofErr w:type="spellStart"/>
      <w:r w:rsidRPr="00323D80">
        <w:rPr>
          <w:color w:val="FF0000"/>
        </w:rPr>
        <w:t>coordinations</w:t>
      </w:r>
      <w:proofErr w:type="spellEnd"/>
      <w:r w:rsidRPr="00323D80">
        <w:rPr>
          <w:color w:val="FF0000"/>
        </w:rPr>
        <w:t xml:space="preserve"> or a continent-level inset map. Subnational political jurisdictions should not be assumed.</w:t>
      </w:r>
      <w:r>
        <w:rPr>
          <w:color w:val="FF0000"/>
        </w:rPr>
        <w:t xml:space="preserve"> “</w:t>
      </w:r>
    </w:p>
    <w:p w14:paraId="598C7045" w14:textId="77777777" w:rsidR="00203239" w:rsidRDefault="00203239" w:rsidP="007B5A81"/>
    <w:p w14:paraId="2E57F3FC" w14:textId="3C1054A7" w:rsidR="004F5F31" w:rsidRDefault="00323D80" w:rsidP="007B5A81">
      <w:pPr>
        <w:rPr>
          <w:color w:val="FF0000"/>
        </w:rPr>
      </w:pPr>
      <w:r>
        <w:rPr>
          <w:color w:val="FF0000"/>
        </w:rPr>
        <w:t>We need a new</w:t>
      </w:r>
      <w:r w:rsidR="0099277D">
        <w:rPr>
          <w:color w:val="FF0000"/>
        </w:rPr>
        <w:t xml:space="preserve"> or revised</w:t>
      </w:r>
      <w:r>
        <w:rPr>
          <w:color w:val="FF0000"/>
        </w:rPr>
        <w:t xml:space="preserve"> map figure</w:t>
      </w:r>
      <w:r w:rsidR="004F5F31">
        <w:rPr>
          <w:color w:val="FF0000"/>
        </w:rPr>
        <w:t>.</w:t>
      </w:r>
      <w:r w:rsidR="0099277D">
        <w:rPr>
          <w:color w:val="FF0000"/>
        </w:rPr>
        <w:t xml:space="preserve"> I’m still working on this, but will likely just add latitude and longitude manually to the existing figure</w:t>
      </w:r>
      <w:r w:rsidR="00203239">
        <w:rPr>
          <w:color w:val="FF0000"/>
        </w:rPr>
        <w:t xml:space="preserve"> using some landmarks</w:t>
      </w:r>
      <w:r w:rsidR="0099277D">
        <w:rPr>
          <w:color w:val="FF0000"/>
        </w:rPr>
        <w:t xml:space="preserve">. </w:t>
      </w:r>
    </w:p>
    <w:p w14:paraId="56F63826" w14:textId="77777777" w:rsidR="004F5F31" w:rsidRDefault="004F5F31" w:rsidP="007B5A81">
      <w:pPr>
        <w:rPr>
          <w:color w:val="FF0000"/>
        </w:rPr>
      </w:pPr>
    </w:p>
    <w:p w14:paraId="31F2C309" w14:textId="7AA701C7" w:rsidR="007948C6" w:rsidRDefault="007948C6" w:rsidP="007B5A81"/>
    <w:p w14:paraId="73FC2BD2" w14:textId="396877A5" w:rsidR="00D96DB8" w:rsidRDefault="00D96DB8" w:rsidP="007B5A81"/>
    <w:p w14:paraId="1A614296" w14:textId="77777777" w:rsidR="00341CB4" w:rsidRDefault="00341CB4">
      <w:r>
        <w:br w:type="page"/>
      </w:r>
    </w:p>
    <w:p w14:paraId="57D16178" w14:textId="77777777" w:rsidR="00341CB4" w:rsidRDefault="00341CB4" w:rsidP="00341CB4">
      <w:pPr>
        <w:rPr>
          <w:b/>
          <w:bCs/>
        </w:rPr>
      </w:pPr>
    </w:p>
    <w:p w14:paraId="2C245C09" w14:textId="5EE8A0B9" w:rsidR="00341CB4" w:rsidRDefault="00194C64" w:rsidP="00194C64">
      <w:pPr>
        <w:jc w:val="center"/>
        <w:rPr>
          <w:b/>
          <w:bCs/>
        </w:rPr>
      </w:pPr>
      <w:r>
        <w:rPr>
          <w:b/>
          <w:bCs/>
          <w:noProof/>
        </w:rPr>
        <w:drawing>
          <wp:inline distT="0" distB="0" distL="0" distR="0" wp14:anchorId="1D6AC375" wp14:editId="35EBE900">
            <wp:extent cx="4600280" cy="2909579"/>
            <wp:effectExtent l="0" t="0" r="0" b="0"/>
            <wp:docPr id="14" name="Picture 14"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ircle, diagram,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07968" cy="2914441"/>
                    </a:xfrm>
                    <a:prstGeom prst="rect">
                      <a:avLst/>
                    </a:prstGeom>
                  </pic:spPr>
                </pic:pic>
              </a:graphicData>
            </a:graphic>
          </wp:inline>
        </w:drawing>
      </w:r>
    </w:p>
    <w:p w14:paraId="7822D357" w14:textId="67925560" w:rsidR="00341CB4" w:rsidRDefault="00341CB4" w:rsidP="00341CB4">
      <w:r w:rsidRPr="0026436F">
        <w:rPr>
          <w:b/>
          <w:bCs/>
        </w:rPr>
        <w:t xml:space="preserve">Fig. </w:t>
      </w:r>
      <w:r>
        <w:rPr>
          <w:b/>
          <w:bCs/>
        </w:rPr>
        <w:t>2</w:t>
      </w:r>
      <w:r w:rsidRPr="0026436F">
        <w:rPr>
          <w:b/>
          <w:bCs/>
        </w:rPr>
        <w:t>:</w:t>
      </w:r>
      <w:r w:rsidRPr="0026436F">
        <w:t xml:space="preserve"> PCA using the </w:t>
      </w:r>
      <w:r>
        <w:t>neutral dataset</w:t>
      </w:r>
      <w:r w:rsidRPr="0026436F">
        <w:t>, individuals are colored according to</w:t>
      </w:r>
      <w:r w:rsidR="00203239">
        <w:t xml:space="preserve"> run</w:t>
      </w:r>
      <w:r w:rsidRPr="0026436F">
        <w:t xml:space="preserve"> after </w:t>
      </w:r>
      <w:commentRangeStart w:id="99"/>
      <w:r w:rsidRPr="0026436F">
        <w:t>ordination</w:t>
      </w:r>
      <w:commentRangeEnd w:id="99"/>
      <w:r w:rsidR="00A035B5">
        <w:rPr>
          <w:rStyle w:val="CommentReference"/>
        </w:rPr>
        <w:commentReference w:id="99"/>
      </w:r>
      <w:r w:rsidRPr="0026436F">
        <w:t xml:space="preserve">. </w:t>
      </w:r>
    </w:p>
    <w:p w14:paraId="77C2CF9A" w14:textId="2A9B1429" w:rsidR="00341CB4" w:rsidRDefault="00341CB4">
      <w:r>
        <w:br w:type="page"/>
      </w:r>
    </w:p>
    <w:p w14:paraId="2F903306" w14:textId="77777777" w:rsidR="00D96DB8" w:rsidRDefault="00D96DB8" w:rsidP="007B5A81"/>
    <w:p w14:paraId="6D9E5281" w14:textId="2F14A2E6" w:rsidR="00D96DB8" w:rsidRDefault="00323D80" w:rsidP="00D96DB8">
      <w:pPr>
        <w:jc w:val="center"/>
      </w:pPr>
      <w:r>
        <w:rPr>
          <w:noProof/>
        </w:rPr>
        <w:drawing>
          <wp:inline distT="0" distB="0" distL="0" distR="0" wp14:anchorId="45BA2B78" wp14:editId="793BA87F">
            <wp:extent cx="3799002" cy="5276392"/>
            <wp:effectExtent l="0" t="0" r="0" b="0"/>
            <wp:docPr id="2" name="Picture 2" descr="A picture containing screenshot, colorfulness, graphic design,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 colorfulness, graphic design, graphic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03257" cy="5282302"/>
                    </a:xfrm>
                    <a:prstGeom prst="rect">
                      <a:avLst/>
                    </a:prstGeom>
                  </pic:spPr>
                </pic:pic>
              </a:graphicData>
            </a:graphic>
          </wp:inline>
        </w:drawing>
      </w:r>
    </w:p>
    <w:p w14:paraId="2D820637" w14:textId="16E92A34" w:rsidR="00373416" w:rsidRDefault="00345193" w:rsidP="00373416">
      <w:r>
        <w:rPr>
          <w:b/>
          <w:bCs/>
        </w:rPr>
        <w:t xml:space="preserve">Fig. </w:t>
      </w:r>
      <w:r w:rsidR="00341CB4">
        <w:rPr>
          <w:b/>
          <w:bCs/>
        </w:rPr>
        <w:t>3</w:t>
      </w:r>
      <w:r w:rsidR="00602E22">
        <w:rPr>
          <w:b/>
          <w:bCs/>
        </w:rPr>
        <w:t xml:space="preserve"> </w:t>
      </w:r>
      <w:r w:rsidR="00602E22">
        <w:t xml:space="preserve">Admixture proportions </w:t>
      </w:r>
      <w:r w:rsidR="005F0D90">
        <w:t xml:space="preserve">from STRUCTURE for </w:t>
      </w:r>
      <w:r w:rsidR="005F0D90">
        <w:rPr>
          <w:i/>
          <w:iCs/>
        </w:rPr>
        <w:t xml:space="preserve">k = </w:t>
      </w:r>
      <w:r w:rsidR="005F0D90">
        <w:t xml:space="preserve">2 </w:t>
      </w:r>
      <w:r w:rsidR="00220A8E">
        <w:t>(top)</w:t>
      </w:r>
      <w:r w:rsidR="00335020">
        <w:t xml:space="preserve"> </w:t>
      </w:r>
      <w:r w:rsidR="00220A8E">
        <w:t xml:space="preserve">to </w:t>
      </w:r>
      <w:r w:rsidR="00323D80">
        <w:t>4</w:t>
      </w:r>
      <w:r w:rsidR="00141FCA">
        <w:t xml:space="preserve"> </w:t>
      </w:r>
      <w:r w:rsidR="00220A8E">
        <w:t>(bottom)</w:t>
      </w:r>
      <w:r w:rsidR="00335020">
        <w:t xml:space="preserve"> </w:t>
      </w:r>
      <w:r w:rsidR="00AB016C" w:rsidRPr="0029440C">
        <w:rPr>
          <w:strike/>
          <w:highlight w:val="yellow"/>
        </w:rPr>
        <w:t>for the four runs</w:t>
      </w:r>
      <w:r w:rsidR="00AB016C">
        <w:t xml:space="preserve"> </w:t>
      </w:r>
      <w:r w:rsidR="00335020">
        <w:t xml:space="preserve">using the </w:t>
      </w:r>
      <w:r w:rsidR="00323D80">
        <w:t>neutral</w:t>
      </w:r>
      <w:r w:rsidR="00335020">
        <w:t xml:space="preserve"> dataset</w:t>
      </w:r>
      <w:r w:rsidR="005F0D90">
        <w:t xml:space="preserve">. </w:t>
      </w:r>
      <w:r w:rsidR="00457C8F">
        <w:t xml:space="preserve">The full STRUCTURE results </w:t>
      </w:r>
      <w:r w:rsidR="0008585F">
        <w:t>ha</w:t>
      </w:r>
      <w:r w:rsidR="00457C8F">
        <w:t>ve</w:t>
      </w:r>
      <w:r w:rsidR="0008585F">
        <w:t xml:space="preserve"> been randomly down</w:t>
      </w:r>
      <w:r w:rsidR="00AB2B75">
        <w:t xml:space="preserve"> </w:t>
      </w:r>
      <w:r w:rsidR="0008585F">
        <w:t>sampled to 42 individuals</w:t>
      </w:r>
      <w:r w:rsidR="00457C8F">
        <w:t xml:space="preserve"> </w:t>
      </w:r>
      <w:r w:rsidR="00021194">
        <w:t>per run</w:t>
      </w:r>
      <w:r w:rsidR="0008585F">
        <w:t xml:space="preserve">. </w:t>
      </w:r>
      <w:r w:rsidR="00457C8F">
        <w:t>R</w:t>
      </w:r>
      <w:r w:rsidR="0008585F">
        <w:t xml:space="preserve">esults </w:t>
      </w:r>
      <w:r w:rsidR="00457C8F">
        <w:t xml:space="preserve">for all individuals </w:t>
      </w:r>
      <w:r w:rsidR="0008585F">
        <w:t xml:space="preserve">available in </w:t>
      </w:r>
      <w:r w:rsidR="001112D3" w:rsidRPr="001112D3">
        <w:rPr>
          <w:color w:val="000000" w:themeColor="text1"/>
        </w:rPr>
        <w:t>S</w:t>
      </w:r>
      <w:r w:rsidR="0008585F" w:rsidRPr="001112D3">
        <w:rPr>
          <w:color w:val="000000" w:themeColor="text1"/>
        </w:rPr>
        <w:t xml:space="preserve">upplemental </w:t>
      </w:r>
      <w:r w:rsidRPr="001112D3">
        <w:rPr>
          <w:color w:val="000000" w:themeColor="text1"/>
        </w:rPr>
        <w:t xml:space="preserve">Fig. </w:t>
      </w:r>
      <w:r w:rsidR="001112D3" w:rsidRPr="001112D3">
        <w:rPr>
          <w:color w:val="000000" w:themeColor="text1"/>
        </w:rPr>
        <w:t>1</w:t>
      </w:r>
      <w:r w:rsidR="0008585F" w:rsidRPr="001112D3">
        <w:rPr>
          <w:color w:val="000000" w:themeColor="text1"/>
        </w:rPr>
        <w:t>.</w:t>
      </w:r>
      <w:r w:rsidR="00373416" w:rsidRPr="001112D3">
        <w:rPr>
          <w:color w:val="000000" w:themeColor="text1"/>
        </w:rPr>
        <w:t xml:space="preserve"> </w:t>
      </w:r>
      <w:r w:rsidR="003014F1">
        <w:t>Collection</w:t>
      </w:r>
      <w:r w:rsidR="00373416">
        <w:t>s drawn from multiple years are combined.</w:t>
      </w:r>
    </w:p>
    <w:p w14:paraId="73CB719F" w14:textId="0386E0BB" w:rsidR="00924CAE" w:rsidRDefault="00924CAE"/>
    <w:p w14:paraId="295DC4F1" w14:textId="77777777" w:rsidR="00141FCA" w:rsidRDefault="00141FCA">
      <w:r>
        <w:br w:type="page"/>
      </w:r>
    </w:p>
    <w:p w14:paraId="0DD74708" w14:textId="77777777" w:rsidR="00275FE3" w:rsidRDefault="00275FE3" w:rsidP="00275FE3">
      <w:pPr>
        <w:rPr>
          <w:b/>
          <w:bCs/>
        </w:rPr>
      </w:pPr>
    </w:p>
    <w:p w14:paraId="10C6CE58" w14:textId="6E0C955B" w:rsidR="00275FE3" w:rsidRDefault="00817C35" w:rsidP="00817C35">
      <w:pPr>
        <w:jc w:val="center"/>
        <w:rPr>
          <w:b/>
          <w:bCs/>
        </w:rPr>
      </w:pPr>
      <w:r>
        <w:rPr>
          <w:b/>
          <w:bCs/>
          <w:noProof/>
        </w:rPr>
        <w:drawing>
          <wp:inline distT="0" distB="0" distL="0" distR="0" wp14:anchorId="73CAB3D9" wp14:editId="32F4AA12">
            <wp:extent cx="4449452" cy="2795644"/>
            <wp:effectExtent l="0" t="0" r="0" b="0"/>
            <wp:docPr id="18" name="Picture 18"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 text, diagram,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4722" cy="2798955"/>
                    </a:xfrm>
                    <a:prstGeom prst="rect">
                      <a:avLst/>
                    </a:prstGeom>
                  </pic:spPr>
                </pic:pic>
              </a:graphicData>
            </a:graphic>
          </wp:inline>
        </w:drawing>
      </w:r>
    </w:p>
    <w:p w14:paraId="40BAD5D6" w14:textId="03AEC695" w:rsidR="00275FE3" w:rsidRDefault="00275FE3" w:rsidP="00275FE3">
      <w:r w:rsidRPr="0026436F">
        <w:rPr>
          <w:b/>
          <w:bCs/>
        </w:rPr>
        <w:t xml:space="preserve">Fig. </w:t>
      </w:r>
      <w:r>
        <w:rPr>
          <w:b/>
          <w:bCs/>
        </w:rPr>
        <w:t>4</w:t>
      </w:r>
      <w:commentRangeStart w:id="100"/>
      <w:r w:rsidRPr="0026436F">
        <w:rPr>
          <w:b/>
          <w:bCs/>
        </w:rPr>
        <w:t>:</w:t>
      </w:r>
      <w:commentRangeEnd w:id="100"/>
      <w:r w:rsidR="00335CEC">
        <w:rPr>
          <w:rStyle w:val="CommentReference"/>
        </w:rPr>
        <w:commentReference w:id="100"/>
      </w:r>
      <w:r w:rsidRPr="0026436F">
        <w:rPr>
          <w:b/>
          <w:bCs/>
        </w:rPr>
        <w:t xml:space="preserve"> </w:t>
      </w:r>
      <w:r w:rsidRPr="0026436F">
        <w:t>Distribution of</w:t>
      </w:r>
      <w:r w:rsidR="008B4925">
        <w:t xml:space="preserve"> individual</w:t>
      </w:r>
      <w:r w:rsidRPr="0026436F">
        <w:t xml:space="preserve"> discriminant analysis 1 scores </w:t>
      </w:r>
      <w:r w:rsidR="00203239" w:rsidRPr="0026436F">
        <w:t>(LD1</w:t>
      </w:r>
      <w:r w:rsidR="00203239">
        <w:t xml:space="preserve"> Score</w:t>
      </w:r>
      <w:r w:rsidR="00203239" w:rsidRPr="0026436F">
        <w:t xml:space="preserve">) </w:t>
      </w:r>
      <w:r w:rsidRPr="0026436F">
        <w:t xml:space="preserve">from </w:t>
      </w:r>
      <w:r w:rsidR="00203239">
        <w:rPr>
          <w:i/>
          <w:iCs/>
        </w:rPr>
        <w:t xml:space="preserve">a priori </w:t>
      </w:r>
      <w:r w:rsidRPr="0026436F">
        <w:t xml:space="preserve">DAPC trained on only early-summer and winter </w:t>
      </w:r>
      <w:r>
        <w:t>collection</w:t>
      </w:r>
      <w:r w:rsidRPr="0026436F">
        <w:t>s</w:t>
      </w:r>
      <w:r>
        <w:t xml:space="preserve"> and the migration timing dataset</w:t>
      </w:r>
      <w:r w:rsidRPr="0026436F">
        <w:t xml:space="preserve">. LD1 scores were used to classify late-summer and </w:t>
      </w:r>
      <w:r w:rsidRPr="00335CEC">
        <w:rPr>
          <w:highlight w:val="yellow"/>
          <w:rPrChange w:id="101" w:author="Kathleen O'Malley" w:date="2023-05-31T13:31:00Z">
            <w:rPr/>
          </w:rPrChange>
        </w:rPr>
        <w:t>half</w:t>
      </w:r>
      <w:r w:rsidR="00BB31C6">
        <w:rPr>
          <w:highlight w:val="yellow"/>
        </w:rPr>
        <w:t>-</w:t>
      </w:r>
      <w:r w:rsidRPr="00335CEC">
        <w:rPr>
          <w:highlight w:val="yellow"/>
          <w:rPrChange w:id="102" w:author="Kathleen O'Malley" w:date="2023-05-31T13:31:00Z">
            <w:rPr/>
          </w:rPrChange>
        </w:rPr>
        <w:t>pounder</w:t>
      </w:r>
      <w:r w:rsidR="00BB31C6">
        <w:t xml:space="preserve"> steelhead</w:t>
      </w:r>
      <w:r w:rsidRPr="0026436F">
        <w:t xml:space="preserve"> as </w:t>
      </w:r>
      <w:r>
        <w:t>genetically early</w:t>
      </w:r>
      <w:r w:rsidRPr="0026436F">
        <w:t xml:space="preserve"> or </w:t>
      </w:r>
      <w:r>
        <w:t>late</w:t>
      </w:r>
      <w:r w:rsidR="00AB016C">
        <w:t xml:space="preserve"> </w:t>
      </w:r>
      <w:r>
        <w:t>migrators</w:t>
      </w:r>
      <w:r w:rsidRPr="0026436F">
        <w:t xml:space="preserve">. </w:t>
      </w:r>
      <w:r w:rsidR="00AB016C">
        <w:t xml:space="preserve">Bars are colored by run. </w:t>
      </w:r>
      <w:r>
        <w:t>Collection</w:t>
      </w:r>
      <w:r w:rsidRPr="0026436F">
        <w:t>s drawn from multiple years are combined.</w:t>
      </w:r>
    </w:p>
    <w:p w14:paraId="68681762" w14:textId="41C7CF05" w:rsidR="00D96DB8" w:rsidRDefault="00D96DB8">
      <w:r>
        <w:br w:type="page"/>
      </w:r>
    </w:p>
    <w:p w14:paraId="366C0682" w14:textId="4BDD10EE" w:rsidR="00D96DB8" w:rsidRDefault="00D96DB8" w:rsidP="00F92D9C">
      <w:pPr>
        <w:rPr>
          <w:b/>
          <w:bCs/>
        </w:rPr>
      </w:pPr>
    </w:p>
    <w:p w14:paraId="7A778075" w14:textId="5BA1B8FE" w:rsidR="00275FE3" w:rsidRDefault="00817C35" w:rsidP="00817C35">
      <w:pPr>
        <w:jc w:val="center"/>
        <w:rPr>
          <w:b/>
          <w:bCs/>
        </w:rPr>
      </w:pPr>
      <w:r>
        <w:rPr>
          <w:b/>
          <w:bCs/>
          <w:noProof/>
        </w:rPr>
        <w:drawing>
          <wp:inline distT="0" distB="0" distL="0" distR="0" wp14:anchorId="6642D31F" wp14:editId="0CA6E35B">
            <wp:extent cx="5354425" cy="3389420"/>
            <wp:effectExtent l="0" t="0" r="5080" b="1905"/>
            <wp:docPr id="19" name="Picture 19"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agram, screenshot,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58752" cy="3392159"/>
                    </a:xfrm>
                    <a:prstGeom prst="rect">
                      <a:avLst/>
                    </a:prstGeom>
                  </pic:spPr>
                </pic:pic>
              </a:graphicData>
            </a:graphic>
          </wp:inline>
        </w:drawing>
      </w:r>
    </w:p>
    <w:p w14:paraId="307091FE" w14:textId="58ABAC08" w:rsidR="00F92D9C" w:rsidRPr="003D79D3" w:rsidRDefault="00F92D9C" w:rsidP="00F92D9C">
      <w:r w:rsidRPr="00960B7D">
        <w:rPr>
          <w:b/>
          <w:bCs/>
        </w:rPr>
        <w:t xml:space="preserve">Fig. </w:t>
      </w:r>
      <w:r w:rsidR="00275FE3">
        <w:rPr>
          <w:b/>
          <w:bCs/>
        </w:rPr>
        <w:t>5</w:t>
      </w:r>
      <w:commentRangeStart w:id="103"/>
      <w:r w:rsidRPr="00224B9C">
        <w:rPr>
          <w:b/>
          <w:bCs/>
        </w:rPr>
        <w:t>:</w:t>
      </w:r>
      <w:commentRangeEnd w:id="103"/>
      <w:r w:rsidR="00335CEC">
        <w:rPr>
          <w:rStyle w:val="CommentReference"/>
        </w:rPr>
        <w:commentReference w:id="103"/>
      </w:r>
      <w:r w:rsidRPr="00224B9C">
        <w:rPr>
          <w:b/>
          <w:bCs/>
        </w:rPr>
        <w:t xml:space="preserve"> </w:t>
      </w:r>
      <w:r w:rsidRPr="001A5824">
        <w:t xml:space="preserve">Late-summer run individual </w:t>
      </w:r>
      <w:r w:rsidR="00141FCA">
        <w:t xml:space="preserve">LD1 </w:t>
      </w:r>
      <w:r w:rsidR="00817C35">
        <w:t>S</w:t>
      </w:r>
      <w:r w:rsidR="00141FCA">
        <w:t>core</w:t>
      </w:r>
      <w:r w:rsidRPr="001A5824">
        <w:t xml:space="preserve"> vs. </w:t>
      </w:r>
      <w:r w:rsidR="002C4D95">
        <w:t>J</w:t>
      </w:r>
      <w:r w:rsidRPr="001A5824">
        <w:t xml:space="preserve">ulian day of sampling at river kilometer 13. Line is the </w:t>
      </w:r>
      <w:r w:rsidR="00141FCA">
        <w:t>fitted value</w:t>
      </w:r>
      <w:r w:rsidR="00275FE3">
        <w:t xml:space="preserve"> of J</w:t>
      </w:r>
      <w:r w:rsidR="00275FE3" w:rsidRPr="001A5824">
        <w:t>ulian day of sampling</w:t>
      </w:r>
      <w:r w:rsidRPr="001A5824">
        <w:t xml:space="preserve"> </w:t>
      </w:r>
      <w:r w:rsidR="00275FE3">
        <w:t>and its 95% confidence interval</w:t>
      </w:r>
      <w:r w:rsidR="00275FE3" w:rsidRPr="001A5824">
        <w:t xml:space="preserve"> </w:t>
      </w:r>
      <w:r w:rsidR="00275FE3">
        <w:t xml:space="preserve">on the y-axis </w:t>
      </w:r>
      <w:r w:rsidR="00275FE3">
        <w:rPr>
          <w:i/>
          <w:iCs/>
        </w:rPr>
        <w:t xml:space="preserve">vs. </w:t>
      </w:r>
      <w:r w:rsidR="00275FE3">
        <w:t xml:space="preserve">LD1 score </w:t>
      </w:r>
      <w:r w:rsidRPr="001A5824">
        <w:t xml:space="preserve">from </w:t>
      </w:r>
      <w:r w:rsidR="00141FCA">
        <w:t xml:space="preserve">a linear </w:t>
      </w:r>
      <w:r w:rsidRPr="001A5824">
        <w:t>model. Assignment bins from the DAPC (</w:t>
      </w:r>
      <w:r w:rsidR="00141FCA">
        <w:t>range of LD1 scores for</w:t>
      </w:r>
      <w:r w:rsidRPr="001A5824">
        <w:t xml:space="preserve"> known </w:t>
      </w:r>
      <w:commentRangeStart w:id="104"/>
      <w:r w:rsidRPr="001A5824">
        <w:t>early-summer and winter individuals</w:t>
      </w:r>
      <w:commentRangeEnd w:id="104"/>
      <w:r w:rsidR="00335CEC">
        <w:rPr>
          <w:rStyle w:val="CommentReference"/>
        </w:rPr>
        <w:commentReference w:id="104"/>
      </w:r>
      <w:r w:rsidRPr="001A5824">
        <w:t xml:space="preserve">) are shown in </w:t>
      </w:r>
      <w:commentRangeStart w:id="105"/>
      <w:r w:rsidRPr="001A5824">
        <w:t>yellow (winter) and green (early-summer</w:t>
      </w:r>
      <w:r>
        <w:t>)</w:t>
      </w:r>
      <w:r w:rsidR="00BC0B0B">
        <w:t xml:space="preserve">. </w:t>
      </w:r>
      <w:commentRangeEnd w:id="105"/>
      <w:r w:rsidR="00335CEC">
        <w:rPr>
          <w:rStyle w:val="CommentReference"/>
        </w:rPr>
        <w:commentReference w:id="105"/>
      </w:r>
      <w:r w:rsidR="00BC0B0B">
        <w:t xml:space="preserve">Hollow and filled circles represent individuals from 2019 and 2020, respectively. </w:t>
      </w:r>
    </w:p>
    <w:p w14:paraId="25476CA5" w14:textId="7B81AEA4" w:rsidR="00924CAE" w:rsidRDefault="00924CAE"/>
    <w:p w14:paraId="3915CAAE" w14:textId="76EDA340" w:rsidR="00D96DB8" w:rsidRDefault="00D96DB8">
      <w:r>
        <w:br w:type="page"/>
      </w:r>
    </w:p>
    <w:p w14:paraId="159CD799" w14:textId="0F9091FA" w:rsidR="00D96DB8" w:rsidRDefault="00D96DB8">
      <w:r>
        <w:rPr>
          <w:noProof/>
        </w:rPr>
        <w:lastRenderedPageBreak/>
        <w:drawing>
          <wp:inline distT="0" distB="0" distL="0" distR="0" wp14:anchorId="383CD234" wp14:editId="4FBF490B">
            <wp:extent cx="5943600" cy="322262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56BA1B2B" w14:textId="16EC8D24" w:rsidR="00373416" w:rsidRDefault="00345193" w:rsidP="00373416">
      <w:r>
        <w:rPr>
          <w:b/>
          <w:bCs/>
        </w:rPr>
        <w:t xml:space="preserve">Fig. </w:t>
      </w:r>
      <w:r w:rsidR="00581330">
        <w:rPr>
          <w:b/>
          <w:bCs/>
        </w:rPr>
        <w:t>6</w:t>
      </w:r>
      <w:r w:rsidR="00D765A1">
        <w:rPr>
          <w:b/>
          <w:bCs/>
        </w:rPr>
        <w:t xml:space="preserve"> </w:t>
      </w:r>
      <w:r w:rsidR="00D765A1">
        <w:t>Allele frequency among the three adult and half-pounder</w:t>
      </w:r>
      <w:r w:rsidR="00AB016C">
        <w:t xml:space="preserve"> runs</w:t>
      </w:r>
      <w:r w:rsidR="00D765A1">
        <w:t xml:space="preserve"> for </w:t>
      </w:r>
      <w:r w:rsidR="00365BC6">
        <w:t>migration timing</w:t>
      </w:r>
      <w:r w:rsidR="00D765A1">
        <w:t xml:space="preserve"> </w:t>
      </w:r>
      <w:r w:rsidR="00581330">
        <w:t>dataset</w:t>
      </w:r>
      <w:r w:rsidR="00D765A1">
        <w:t>.</w:t>
      </w:r>
      <w:r w:rsidR="00E358A7">
        <w:t xml:space="preserve"> Dendrograms</w:t>
      </w:r>
      <w:r w:rsidR="00851E3D">
        <w:t xml:space="preserve"> reflect hierarchical clustering of allele frequencies across </w:t>
      </w:r>
      <w:del w:id="106" w:author="Kathleen O'Malley" w:date="2023-05-31T13:29:00Z">
        <w:r w:rsidR="00851E3D" w:rsidDel="00335CEC">
          <w:delText>run-types</w:delText>
        </w:r>
      </w:del>
      <w:r w:rsidR="00A5277A">
        <w:t>all groups</w:t>
      </w:r>
      <w:r w:rsidR="00851E3D">
        <w:t xml:space="preserve"> and markers.</w:t>
      </w:r>
      <w:r w:rsidR="00373416">
        <w:t xml:space="preserve"> </w:t>
      </w:r>
      <w:r w:rsidR="003014F1">
        <w:t>Collection</w:t>
      </w:r>
      <w:r w:rsidR="00373416">
        <w:t>s drawn from multiple years are combined.</w:t>
      </w:r>
    </w:p>
    <w:p w14:paraId="36103619" w14:textId="380B2231" w:rsidR="00A146B6" w:rsidRDefault="00A146B6"/>
    <w:p w14:paraId="1E2B9469" w14:textId="10CF6F0B" w:rsidR="00D96DB8" w:rsidRDefault="00D96DB8">
      <w:r>
        <w:br w:type="page"/>
      </w:r>
    </w:p>
    <w:p w14:paraId="00E3C25B" w14:textId="3763E0A5" w:rsidR="00D96DB8" w:rsidRPr="00C22F39" w:rsidRDefault="00D266FB" w:rsidP="00D266FB">
      <w:pPr>
        <w:jc w:val="center"/>
      </w:pPr>
      <w:r>
        <w:rPr>
          <w:noProof/>
        </w:rPr>
        <w:lastRenderedPageBreak/>
        <w:drawing>
          <wp:inline distT="0" distB="0" distL="0" distR="0" wp14:anchorId="0DADEBB1" wp14:editId="2AA2E548">
            <wp:extent cx="2828758" cy="5335571"/>
            <wp:effectExtent l="0" t="0" r="3810" b="0"/>
            <wp:docPr id="20" name="Picture 20" descr="A yellow and purple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yellow and purple squares&#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283" cy="5345992"/>
                    </a:xfrm>
                    <a:prstGeom prst="rect">
                      <a:avLst/>
                    </a:prstGeom>
                  </pic:spPr>
                </pic:pic>
              </a:graphicData>
            </a:graphic>
          </wp:inline>
        </w:drawing>
      </w:r>
    </w:p>
    <w:p w14:paraId="1B724E9E" w14:textId="4D98FFFD" w:rsidR="00373416" w:rsidRDefault="00345193" w:rsidP="00373416">
      <w:r>
        <w:rPr>
          <w:b/>
          <w:bCs/>
        </w:rPr>
        <w:t xml:space="preserve">Fig. </w:t>
      </w:r>
      <w:r w:rsidR="001112D3">
        <w:rPr>
          <w:b/>
          <w:bCs/>
        </w:rPr>
        <w:t>7</w:t>
      </w:r>
      <w:r w:rsidR="00BC4605">
        <w:rPr>
          <w:b/>
          <w:bCs/>
        </w:rPr>
        <w:t xml:space="preserve"> </w:t>
      </w:r>
      <w:r w:rsidR="00BC4605">
        <w:t xml:space="preserve">Haplotypes near the </w:t>
      </w:r>
      <w:r w:rsidR="001765C5">
        <w:rPr>
          <w:i/>
          <w:iCs/>
        </w:rPr>
        <w:t>greb1l-rock1</w:t>
      </w:r>
      <w:r w:rsidR="00CE61A3" w:rsidRPr="008D43BC">
        <w:rPr>
          <w:i/>
          <w:iCs/>
        </w:rPr>
        <w:t xml:space="preserve"> </w:t>
      </w:r>
      <w:r w:rsidR="00BC4605">
        <w:t>region</w:t>
      </w:r>
      <w:r w:rsidR="001270FB">
        <w:t xml:space="preserve"> on chromosome 28</w:t>
      </w:r>
      <w:r w:rsidR="00BC4605">
        <w:t xml:space="preserve"> inferred from phased </w:t>
      </w:r>
      <w:r w:rsidR="00365BC6">
        <w:t>migration timing</w:t>
      </w:r>
      <w:r w:rsidR="00BC4605">
        <w:t xml:space="preserve"> informative markers. Each </w:t>
      </w:r>
      <w:r w:rsidR="00581330">
        <w:t xml:space="preserve">horizontal </w:t>
      </w:r>
      <w:r w:rsidR="00BC4605">
        <w:t xml:space="preserve">line represents a single haplotype (each individual is represented twice in the figure). </w:t>
      </w:r>
      <w:r w:rsidR="00581330">
        <w:t>Haplotypes</w:t>
      </w:r>
      <w:r w:rsidR="00AB016C">
        <w:t xml:space="preserve"> from</w:t>
      </w:r>
      <w:r w:rsidR="00581330">
        <w:t xml:space="preserve"> late-summer run and half-pounder</w:t>
      </w:r>
      <w:r w:rsidR="00AB016C">
        <w:t xml:space="preserve"> individuals</w:t>
      </w:r>
      <w:r w:rsidR="00581330">
        <w:t xml:space="preserve"> assigned </w:t>
      </w:r>
      <w:r w:rsidR="00AB016C">
        <w:t xml:space="preserve">as </w:t>
      </w:r>
      <w:r w:rsidR="00581330">
        <w:t>early and late</w:t>
      </w:r>
      <w:r w:rsidR="00021194">
        <w:t xml:space="preserve"> </w:t>
      </w:r>
      <w:r w:rsidR="00581330">
        <w:t xml:space="preserve">migrators are identical to early-summer and </w:t>
      </w:r>
      <w:r w:rsidR="00D266FB">
        <w:t>w</w:t>
      </w:r>
      <w:r w:rsidR="00581330">
        <w:t xml:space="preserve">inter </w:t>
      </w:r>
      <w:r w:rsidR="00D266FB">
        <w:t>run</w:t>
      </w:r>
      <w:r w:rsidR="00021194">
        <w:t xml:space="preserve"> results</w:t>
      </w:r>
      <w:r w:rsidR="00D266FB">
        <w:t xml:space="preserve"> and </w:t>
      </w:r>
      <w:r w:rsidR="00021194">
        <w:t xml:space="preserve">are </w:t>
      </w:r>
      <w:r w:rsidR="00D266FB">
        <w:t>not displayed.</w:t>
      </w:r>
      <w:r w:rsidR="00581330">
        <w:t xml:space="preserve"> </w:t>
      </w:r>
      <w:r w:rsidR="00BC4605">
        <w:t xml:space="preserve">Haplotypes are hierarchically clustered within each </w:t>
      </w:r>
      <w:r w:rsidR="00021194">
        <w:t>run</w:t>
      </w:r>
      <w:r w:rsidR="00BC4605">
        <w:t xml:space="preserve">. Alleles are polarized such that purple (dark) represents early-migration associated allele and yellow (light) represents a </w:t>
      </w:r>
      <w:r w:rsidR="00BC4605" w:rsidRPr="00335CEC">
        <w:rPr>
          <w:highlight w:val="yellow"/>
          <w:rPrChange w:id="107" w:author="Kathleen O'Malley" w:date="2023-05-31T13:27:00Z">
            <w:rPr/>
          </w:rPrChange>
        </w:rPr>
        <w:t>late-migrat</w:t>
      </w:r>
      <w:r w:rsidR="00850D39" w:rsidRPr="00335CEC">
        <w:rPr>
          <w:highlight w:val="yellow"/>
          <w:rPrChange w:id="108" w:author="Kathleen O'Malley" w:date="2023-05-31T13:27:00Z">
            <w:rPr/>
          </w:rPrChange>
        </w:rPr>
        <w:t>or</w:t>
      </w:r>
      <w:r w:rsidR="00BC4605">
        <w:t xml:space="preserve"> associated allele.</w:t>
      </w:r>
      <w:r w:rsidR="00851E3D">
        <w:t xml:space="preserve"> Markers are ordered according to </w:t>
      </w:r>
      <w:del w:id="109" w:author="Kathleen O'Malley" w:date="2023-05-31T13:27:00Z">
        <w:r w:rsidR="00851E3D" w:rsidDel="00335CEC">
          <w:delText xml:space="preserve">mapping </w:delText>
        </w:r>
      </w:del>
      <w:ins w:id="110" w:author="Kathleen O'Malley" w:date="2023-05-31T13:27:00Z">
        <w:r w:rsidR="00335CEC">
          <w:t xml:space="preserve">their </w:t>
        </w:r>
      </w:ins>
      <w:r w:rsidR="00851E3D">
        <w:t xml:space="preserve">position </w:t>
      </w:r>
      <w:ins w:id="111" w:author="Kathleen O'Malley" w:date="2023-05-31T13:28:00Z">
        <w:r w:rsidR="00335CEC">
          <w:t>on</w:t>
        </w:r>
      </w:ins>
      <w:del w:id="112" w:author="Kathleen O'Malley" w:date="2023-05-31T13:28:00Z">
        <w:r w:rsidR="00851E3D" w:rsidDel="00335CEC">
          <w:delText>along</w:delText>
        </w:r>
      </w:del>
      <w:r w:rsidR="00851E3D">
        <w:t xml:space="preserve"> chromosome 28.</w:t>
      </w:r>
      <w:r w:rsidR="00BC4605">
        <w:t xml:space="preserve"> </w:t>
      </w:r>
      <w:r w:rsidR="003014F1">
        <w:t>Collection</w:t>
      </w:r>
      <w:r w:rsidR="00373416">
        <w:t>s drawn from multiple years are combined.</w:t>
      </w:r>
    </w:p>
    <w:p w14:paraId="610909D3" w14:textId="5BA0D75A" w:rsidR="0068084D" w:rsidRDefault="0068084D"/>
    <w:p w14:paraId="447281F2" w14:textId="729E0B72" w:rsidR="00D96DB8" w:rsidRDefault="00D96DB8">
      <w:r>
        <w:br w:type="page"/>
      </w:r>
    </w:p>
    <w:p w14:paraId="3EC6F849" w14:textId="1DD95E92" w:rsidR="00212EC2" w:rsidRDefault="00212EC2">
      <w:pPr>
        <w:rPr>
          <w:b/>
          <w:bCs/>
        </w:rPr>
      </w:pPr>
      <w:r>
        <w:rPr>
          <w:b/>
          <w:bCs/>
        </w:rPr>
        <w:lastRenderedPageBreak/>
        <w:t>Supplemental</w:t>
      </w:r>
      <w:r w:rsidR="00345193">
        <w:rPr>
          <w:b/>
          <w:bCs/>
        </w:rPr>
        <w:t xml:space="preserve"> Table</w:t>
      </w:r>
      <w:r>
        <w:rPr>
          <w:b/>
          <w:bCs/>
        </w:rPr>
        <w:t>s</w:t>
      </w:r>
    </w:p>
    <w:p w14:paraId="31289F50" w14:textId="677BD0A1" w:rsidR="00212EC2" w:rsidRDefault="00212EC2">
      <w:pPr>
        <w:rPr>
          <w:b/>
          <w:bCs/>
        </w:rPr>
      </w:pPr>
    </w:p>
    <w:p w14:paraId="3A24BB57" w14:textId="5B750C4B" w:rsidR="00373416" w:rsidRDefault="00F73F5C" w:rsidP="00373416">
      <w:r w:rsidRPr="004918C8">
        <w:rPr>
          <w:b/>
          <w:bCs/>
        </w:rPr>
        <w:t>Supplemental</w:t>
      </w:r>
      <w:r w:rsidR="00345193" w:rsidRPr="004918C8">
        <w:rPr>
          <w:b/>
          <w:bCs/>
        </w:rPr>
        <w:t xml:space="preserve"> Table </w:t>
      </w:r>
      <w:commentRangeStart w:id="113"/>
      <w:r w:rsidRPr="004918C8">
        <w:rPr>
          <w:b/>
          <w:bCs/>
        </w:rPr>
        <w:t>1</w:t>
      </w:r>
      <w:commentRangeEnd w:id="113"/>
      <w:r w:rsidR="00C9774E">
        <w:rPr>
          <w:rStyle w:val="CommentReference"/>
        </w:rPr>
        <w:commentReference w:id="113"/>
      </w:r>
      <w:r>
        <w:t xml:space="preserve">: Observed </w:t>
      </w:r>
      <w:r w:rsidRPr="00CE6F4A">
        <w:rPr>
          <w:i/>
        </w:rPr>
        <w:t>vs</w:t>
      </w:r>
      <w:r w:rsidR="004777B7">
        <w:rPr>
          <w:i/>
          <w:iCs/>
        </w:rPr>
        <w:t>.</w:t>
      </w:r>
      <w:r>
        <w:t xml:space="preserve"> Expected heterozygosity for neutral</w:t>
      </w:r>
      <w:r w:rsidR="00514F46">
        <w:t xml:space="preserve"> and </w:t>
      </w:r>
      <w:r w:rsidR="00365BC6">
        <w:t>migration timing</w:t>
      </w:r>
      <w:r>
        <w:t xml:space="preserve"> </w:t>
      </w:r>
      <w:r w:rsidR="00514F46">
        <w:t>datasets</w:t>
      </w:r>
      <w:r>
        <w:t xml:space="preserve"> among runs</w:t>
      </w:r>
      <w:r w:rsidR="004777B7">
        <w:t>.</w:t>
      </w:r>
      <w:r w:rsidR="00373416">
        <w:t xml:space="preserve"> </w:t>
      </w:r>
      <w:r w:rsidR="003014F1">
        <w:t>Collection</w:t>
      </w:r>
      <w:r w:rsidR="00373416">
        <w:t xml:space="preserve">s drawn from multiple years are </w:t>
      </w:r>
      <w:commentRangeStart w:id="114"/>
      <w:r w:rsidR="00373416">
        <w:t>combined</w:t>
      </w:r>
      <w:commentRangeEnd w:id="114"/>
      <w:r w:rsidR="00C9774E">
        <w:rPr>
          <w:rStyle w:val="CommentReference"/>
        </w:rPr>
        <w:commentReference w:id="114"/>
      </w:r>
      <w:r w:rsidR="00373416">
        <w:t>.</w:t>
      </w:r>
      <w:r w:rsidR="00FC7867">
        <w:t xml:space="preserve"> </w:t>
      </w:r>
    </w:p>
    <w:p w14:paraId="13FFABC0" w14:textId="2E33BDEA" w:rsidR="00F73F5C" w:rsidRPr="00CE6F4A" w:rsidRDefault="00F73F5C">
      <w:pPr>
        <w:rPr>
          <w:b/>
          <w:bCs/>
        </w:rPr>
      </w:pPr>
    </w:p>
    <w:tbl>
      <w:tblPr>
        <w:tblW w:w="9983" w:type="dxa"/>
        <w:tblCellMar>
          <w:left w:w="0" w:type="dxa"/>
          <w:right w:w="0" w:type="dxa"/>
        </w:tblCellMar>
        <w:tblLook w:val="04A0" w:firstRow="1" w:lastRow="0" w:firstColumn="1" w:lastColumn="0" w:noHBand="0" w:noVBand="1"/>
      </w:tblPr>
      <w:tblGrid>
        <w:gridCol w:w="1569"/>
        <w:gridCol w:w="1060"/>
        <w:gridCol w:w="1060"/>
        <w:gridCol w:w="1060"/>
        <w:gridCol w:w="1060"/>
        <w:gridCol w:w="1060"/>
        <w:gridCol w:w="1060"/>
        <w:gridCol w:w="1060"/>
        <w:gridCol w:w="1060"/>
      </w:tblGrid>
      <w:tr w:rsidR="00F73F5C" w:rsidRPr="00CE6F4A" w14:paraId="696AD086" w14:textId="77777777" w:rsidTr="00960B7D">
        <w:trPr>
          <w:trHeight w:val="320"/>
        </w:trPr>
        <w:tc>
          <w:tcPr>
            <w:tcW w:w="1503" w:type="dxa"/>
            <w:tcBorders>
              <w:top w:val="nil"/>
              <w:left w:val="nil"/>
              <w:bottom w:val="nil"/>
              <w:right w:val="nil"/>
            </w:tcBorders>
            <w:shd w:val="clear" w:color="auto" w:fill="auto"/>
            <w:noWrap/>
            <w:tcMar>
              <w:top w:w="15" w:type="dxa"/>
              <w:left w:w="15" w:type="dxa"/>
              <w:bottom w:w="0" w:type="dxa"/>
              <w:right w:w="15" w:type="dxa"/>
            </w:tcMar>
            <w:vAlign w:val="bottom"/>
            <w:hideMark/>
          </w:tcPr>
          <w:p w14:paraId="63689709" w14:textId="77777777" w:rsidR="00F73F5C" w:rsidRPr="00CE6F4A" w:rsidRDefault="00F73F5C"/>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772F3A" w14:textId="77777777" w:rsidR="00F73F5C" w:rsidRPr="00CE6F4A" w:rsidRDefault="00F73F5C">
            <w:pPr>
              <w:jc w:val="center"/>
              <w:rPr>
                <w:b/>
                <w:bCs/>
                <w:color w:val="000000"/>
                <w:sz w:val="20"/>
                <w:szCs w:val="20"/>
              </w:rPr>
            </w:pPr>
            <w:r w:rsidRPr="00CE6F4A">
              <w:rPr>
                <w:b/>
                <w:bCs/>
                <w:color w:val="000000"/>
                <w:sz w:val="20"/>
                <w:szCs w:val="20"/>
              </w:rPr>
              <w:t>Winter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D5BA0AE" w14:textId="0882ACA9" w:rsidR="00F73F5C" w:rsidRPr="00CE6F4A" w:rsidRDefault="00F73F5C">
            <w:pPr>
              <w:jc w:val="center"/>
              <w:rPr>
                <w:b/>
                <w:bCs/>
                <w:color w:val="000000"/>
                <w:sz w:val="20"/>
                <w:szCs w:val="20"/>
              </w:rPr>
            </w:pPr>
            <w:r w:rsidRPr="00CE6F4A">
              <w:rPr>
                <w:b/>
                <w:bCs/>
                <w:color w:val="000000"/>
                <w:sz w:val="20"/>
                <w:szCs w:val="20"/>
              </w:rPr>
              <w:t>Early-Summer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F302088" w14:textId="77777777" w:rsidR="00F73F5C" w:rsidRPr="00CE6F4A" w:rsidRDefault="00F73F5C">
            <w:pPr>
              <w:jc w:val="center"/>
              <w:rPr>
                <w:b/>
                <w:bCs/>
                <w:color w:val="000000"/>
                <w:sz w:val="20"/>
                <w:szCs w:val="20"/>
              </w:rPr>
            </w:pPr>
            <w:r w:rsidRPr="00CE6F4A">
              <w:rPr>
                <w:b/>
                <w:bCs/>
                <w:color w:val="000000"/>
                <w:sz w:val="20"/>
                <w:szCs w:val="20"/>
              </w:rPr>
              <w:t>Late-Summer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45CDBD9" w14:textId="64B82C26" w:rsidR="00F73F5C" w:rsidRPr="00CE6F4A" w:rsidRDefault="00F73F5C">
            <w:pPr>
              <w:jc w:val="center"/>
              <w:rPr>
                <w:b/>
                <w:bCs/>
                <w:color w:val="000000"/>
                <w:sz w:val="20"/>
                <w:szCs w:val="20"/>
              </w:rPr>
            </w:pPr>
            <w:r w:rsidRPr="00CE6F4A">
              <w:rPr>
                <w:b/>
                <w:bCs/>
                <w:color w:val="000000"/>
                <w:sz w:val="20"/>
                <w:szCs w:val="20"/>
              </w:rPr>
              <w:t>Half-</w:t>
            </w:r>
            <w:r w:rsidR="002C4D95">
              <w:rPr>
                <w:b/>
                <w:bCs/>
                <w:color w:val="000000"/>
                <w:sz w:val="20"/>
                <w:szCs w:val="20"/>
              </w:rPr>
              <w:t>P</w:t>
            </w:r>
            <w:r w:rsidRPr="00CE6F4A">
              <w:rPr>
                <w:b/>
                <w:bCs/>
                <w:color w:val="000000"/>
                <w:sz w:val="20"/>
                <w:szCs w:val="20"/>
              </w:rPr>
              <w:t>ounder</w:t>
            </w:r>
          </w:p>
        </w:tc>
      </w:tr>
      <w:tr w:rsidR="00F73F5C" w:rsidRPr="00CE6F4A" w14:paraId="1A32CAFF" w14:textId="77777777" w:rsidTr="00960B7D">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CE8377" w14:textId="77777777" w:rsidR="00F73F5C" w:rsidRPr="00CE6F4A" w:rsidRDefault="00F73F5C">
            <w:pPr>
              <w:jc w:val="center"/>
              <w:rPr>
                <w:b/>
                <w:bCs/>
                <w:color w:val="000000"/>
                <w:sz w:val="20"/>
                <w:szCs w:val="20"/>
              </w:rPr>
            </w:pP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A963D74"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0C06115"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594994"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8A2A3"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C3401F5"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23BFD6D"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762E3D"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AD8CCB9" w14:textId="77777777" w:rsidR="00F73F5C" w:rsidRPr="00CE6F4A" w:rsidRDefault="00F73F5C">
            <w:pPr>
              <w:jc w:val="center"/>
              <w:rPr>
                <w:color w:val="000000"/>
                <w:sz w:val="20"/>
                <w:szCs w:val="20"/>
              </w:rPr>
            </w:pPr>
            <w:r w:rsidRPr="00CE6F4A">
              <w:rPr>
                <w:color w:val="000000"/>
                <w:sz w:val="20"/>
                <w:szCs w:val="20"/>
              </w:rPr>
              <w:t>He</w:t>
            </w:r>
          </w:p>
        </w:tc>
      </w:tr>
      <w:tr w:rsidR="00F73F5C" w:rsidRPr="00CE6F4A" w14:paraId="58862A1F" w14:textId="77777777" w:rsidTr="00514F46">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A260CB" w14:textId="56BBD11B" w:rsidR="00F73F5C" w:rsidRPr="00CE6F4A" w:rsidRDefault="00514F46" w:rsidP="00514F46">
            <w:pPr>
              <w:jc w:val="center"/>
              <w:rPr>
                <w:b/>
                <w:bCs/>
                <w:color w:val="000000"/>
                <w:sz w:val="20"/>
                <w:szCs w:val="20"/>
              </w:rPr>
            </w:pPr>
            <w:r>
              <w:rPr>
                <w:b/>
                <w:bCs/>
                <w:color w:val="000000"/>
                <w:sz w:val="20"/>
                <w:szCs w:val="20"/>
              </w:rPr>
              <w:t>Neutral</w:t>
            </w:r>
            <w:r w:rsidR="00366F1E">
              <w:rPr>
                <w:b/>
                <w:bCs/>
                <w:color w:val="000000"/>
                <w:sz w:val="20"/>
                <w:szCs w:val="20"/>
              </w:rPr>
              <w:t xml:space="preserve"> Dataset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5682283" w14:textId="58D0294D" w:rsidR="00F73F5C" w:rsidRPr="00CE6F4A" w:rsidRDefault="00514F46" w:rsidP="00514F46">
            <w:pPr>
              <w:jc w:val="center"/>
              <w:rPr>
                <w:color w:val="000000"/>
                <w:sz w:val="20"/>
                <w:szCs w:val="20"/>
              </w:rPr>
            </w:pPr>
            <w:r w:rsidRPr="00514F46">
              <w:rPr>
                <w:rFonts w:ascii="Calibri" w:hAnsi="Calibri" w:cs="Calibri"/>
                <w:color w:val="000000"/>
                <w:sz w:val="20"/>
                <w:szCs w:val="20"/>
              </w:rPr>
              <w:t>﻿</w:t>
            </w:r>
            <w:r w:rsidRPr="00514F46">
              <w:rPr>
                <w:color w:val="000000"/>
                <w:sz w:val="20"/>
                <w:szCs w:val="20"/>
              </w:rPr>
              <w:t>0.30</w:t>
            </w:r>
            <w:r>
              <w:rPr>
                <w:color w:val="000000"/>
                <w:sz w:val="20"/>
                <w:szCs w:val="2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00E278" w14:textId="5E72F8A8" w:rsidR="00F73F5C" w:rsidRPr="00CE6F4A" w:rsidRDefault="00514F46" w:rsidP="00514F46">
            <w:pPr>
              <w:jc w:val="center"/>
              <w:rPr>
                <w:color w:val="000000"/>
                <w:sz w:val="20"/>
                <w:szCs w:val="20"/>
              </w:rPr>
            </w:pPr>
            <w:r w:rsidRPr="00514F46">
              <w:rPr>
                <w:rFonts w:ascii="Calibri" w:hAnsi="Calibri" w:cs="Calibri"/>
                <w:color w:val="000000"/>
                <w:sz w:val="20"/>
                <w:szCs w:val="20"/>
              </w:rPr>
              <w:t>﻿</w:t>
            </w:r>
            <w:r w:rsidRPr="00514F46">
              <w:rPr>
                <w:color w:val="000000"/>
                <w:sz w:val="20"/>
                <w:szCs w:val="20"/>
              </w:rPr>
              <w:t>0.31</w:t>
            </w:r>
            <w:r>
              <w:rPr>
                <w:color w:val="000000"/>
                <w:sz w:val="20"/>
                <w:szCs w:val="20"/>
              </w:rPr>
              <w:t>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FCD822" w14:textId="0B070CBF" w:rsidR="00F73F5C" w:rsidRPr="00CE6F4A" w:rsidRDefault="00514F46" w:rsidP="00514F46">
            <w:pPr>
              <w:jc w:val="center"/>
              <w:rPr>
                <w:color w:val="000000"/>
                <w:sz w:val="20"/>
                <w:szCs w:val="20"/>
              </w:rPr>
            </w:pPr>
            <w:r>
              <w:rPr>
                <w:color w:val="000000"/>
                <w:sz w:val="20"/>
                <w:szCs w:val="20"/>
              </w:rPr>
              <w:t>0.301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FC4F37" w14:textId="242BEC6A" w:rsidR="00F73F5C" w:rsidRPr="00CE6F4A" w:rsidRDefault="00514F46" w:rsidP="00514F46">
            <w:pPr>
              <w:jc w:val="center"/>
              <w:rPr>
                <w:color w:val="000000"/>
                <w:sz w:val="20"/>
                <w:szCs w:val="20"/>
              </w:rPr>
            </w:pPr>
            <w:r>
              <w:rPr>
                <w:color w:val="000000"/>
                <w:sz w:val="20"/>
                <w:szCs w:val="20"/>
              </w:rPr>
              <w:t>0.304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F77DA08" w14:textId="5D92B20D"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3F431B4" w14:textId="397C4865"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23CD8F" w14:textId="732C8E9B" w:rsidR="00F73F5C" w:rsidRPr="00CE6F4A" w:rsidRDefault="00F73F5C" w:rsidP="00514F46">
            <w:pPr>
              <w:jc w:val="center"/>
              <w:rPr>
                <w:color w:val="000000"/>
                <w:sz w:val="20"/>
                <w:szCs w:val="20"/>
              </w:rPr>
            </w:pPr>
            <w:r w:rsidRPr="00CE6F4A">
              <w:rPr>
                <w:color w:val="000000"/>
                <w:sz w:val="20"/>
                <w:szCs w:val="20"/>
              </w:rPr>
              <w:t>0.</w:t>
            </w:r>
            <w:r w:rsidR="00E45EDC" w:rsidRPr="00CE6F4A">
              <w:rPr>
                <w:color w:val="000000"/>
                <w:sz w:val="20"/>
                <w:szCs w:val="20"/>
              </w:rPr>
              <w:t>2</w:t>
            </w:r>
            <w:r w:rsidR="00514F46">
              <w:rPr>
                <w:color w:val="000000"/>
                <w:sz w:val="20"/>
                <w:szCs w:val="20"/>
              </w:rPr>
              <w:t>99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A91DADD" w14:textId="5E0F620B"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309</w:t>
            </w:r>
          </w:p>
        </w:tc>
      </w:tr>
      <w:tr w:rsidR="00F73F5C" w:rsidRPr="00CE6F4A" w14:paraId="528B9B29" w14:textId="77777777" w:rsidTr="00514F46">
        <w:trPr>
          <w:trHeight w:val="32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638FD62" w14:textId="77777777" w:rsidR="00F73F5C" w:rsidRDefault="00365BC6" w:rsidP="00514F46">
            <w:pPr>
              <w:jc w:val="center"/>
              <w:rPr>
                <w:b/>
                <w:bCs/>
                <w:color w:val="000000"/>
                <w:sz w:val="20"/>
                <w:szCs w:val="20"/>
              </w:rPr>
            </w:pPr>
            <w:r w:rsidRPr="00CE6F4A">
              <w:rPr>
                <w:b/>
                <w:bCs/>
                <w:color w:val="000000"/>
                <w:sz w:val="20"/>
                <w:szCs w:val="20"/>
              </w:rPr>
              <w:t xml:space="preserve">Migration </w:t>
            </w:r>
            <w:r w:rsidR="00514F46">
              <w:rPr>
                <w:b/>
                <w:bCs/>
                <w:color w:val="000000"/>
                <w:sz w:val="20"/>
                <w:szCs w:val="20"/>
              </w:rPr>
              <w:t>T</w:t>
            </w:r>
            <w:r w:rsidRPr="00CE6F4A">
              <w:rPr>
                <w:b/>
                <w:bCs/>
                <w:color w:val="000000"/>
                <w:sz w:val="20"/>
                <w:szCs w:val="20"/>
              </w:rPr>
              <w:t>iming</w:t>
            </w:r>
          </w:p>
          <w:p w14:paraId="679D49F9" w14:textId="625BD9EC" w:rsidR="00514F46" w:rsidRPr="00CE6F4A" w:rsidRDefault="00514F46" w:rsidP="00514F46">
            <w:pPr>
              <w:jc w:val="center"/>
              <w:rPr>
                <w:b/>
                <w:bCs/>
                <w:color w:val="000000"/>
                <w:sz w:val="20"/>
                <w:szCs w:val="20"/>
              </w:rPr>
            </w:pPr>
            <w:r>
              <w:rPr>
                <w:b/>
                <w:bCs/>
                <w:color w:val="000000"/>
                <w:sz w:val="20"/>
                <w:szCs w:val="20"/>
              </w:rPr>
              <w:t>Dataset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82BCCF8" w14:textId="674BC355" w:rsidR="00F73F5C" w:rsidRPr="00CE6F4A" w:rsidRDefault="00F73F5C" w:rsidP="00514F46">
            <w:pPr>
              <w:jc w:val="center"/>
              <w:rPr>
                <w:color w:val="000000"/>
                <w:sz w:val="20"/>
                <w:szCs w:val="20"/>
              </w:rPr>
            </w:pPr>
            <w:r w:rsidRPr="00CE6F4A">
              <w:rPr>
                <w:color w:val="000000"/>
                <w:sz w:val="20"/>
                <w:szCs w:val="20"/>
              </w:rPr>
              <w:t>0.</w:t>
            </w:r>
            <w:r w:rsidR="00480337" w:rsidRPr="00CE6F4A">
              <w:rPr>
                <w:color w:val="000000"/>
                <w:sz w:val="20"/>
                <w:szCs w:val="20"/>
              </w:rPr>
              <w:t>102</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3631511" w14:textId="6BB8CF56" w:rsidR="00F73F5C" w:rsidRPr="00CE6F4A" w:rsidRDefault="00F73F5C" w:rsidP="00514F46">
            <w:pPr>
              <w:jc w:val="center"/>
              <w:rPr>
                <w:color w:val="000000"/>
                <w:sz w:val="20"/>
                <w:szCs w:val="20"/>
              </w:rPr>
            </w:pPr>
            <w:r w:rsidRPr="00CE6F4A">
              <w:rPr>
                <w:color w:val="000000"/>
                <w:sz w:val="20"/>
                <w:szCs w:val="20"/>
              </w:rPr>
              <w:t>0.0</w:t>
            </w:r>
            <w:r w:rsidR="00480337" w:rsidRPr="00CE6F4A">
              <w:rPr>
                <w:color w:val="000000"/>
                <w:sz w:val="20"/>
                <w:szCs w:val="20"/>
              </w:rPr>
              <w:t>96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B2C183F" w14:textId="7B5A4739" w:rsidR="00F73F5C" w:rsidRPr="00CE6F4A" w:rsidRDefault="00F73F5C" w:rsidP="00514F46">
            <w:pPr>
              <w:jc w:val="center"/>
              <w:rPr>
                <w:color w:val="000000"/>
                <w:sz w:val="20"/>
                <w:szCs w:val="20"/>
              </w:rPr>
            </w:pPr>
            <w:r w:rsidRPr="00CE6F4A">
              <w:rPr>
                <w:color w:val="000000"/>
                <w:sz w:val="20"/>
                <w:szCs w:val="20"/>
              </w:rPr>
              <w:t>0.0</w:t>
            </w:r>
            <w:r w:rsidR="00480337" w:rsidRPr="00CE6F4A">
              <w:rPr>
                <w:color w:val="000000"/>
                <w:sz w:val="20"/>
                <w:szCs w:val="20"/>
              </w:rPr>
              <w:t>10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5AB1862" w14:textId="21A94550" w:rsidR="00F73F5C" w:rsidRPr="00CE6F4A" w:rsidRDefault="00F73F5C" w:rsidP="00514F46">
            <w:pPr>
              <w:jc w:val="center"/>
              <w:rPr>
                <w:color w:val="000000"/>
                <w:sz w:val="20"/>
                <w:szCs w:val="20"/>
              </w:rPr>
            </w:pPr>
            <w:r w:rsidRPr="00CE6F4A">
              <w:rPr>
                <w:color w:val="000000"/>
                <w:sz w:val="20"/>
                <w:szCs w:val="20"/>
              </w:rPr>
              <w:t>0.00</w:t>
            </w:r>
            <w:r w:rsidR="00E45EDC" w:rsidRPr="00CE6F4A">
              <w:rPr>
                <w:color w:val="000000"/>
                <w:sz w:val="20"/>
                <w:szCs w:val="20"/>
              </w:rPr>
              <w:t>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FD325DE" w14:textId="42ED29FA" w:rsidR="00F73F5C" w:rsidRPr="00CE6F4A" w:rsidRDefault="00F73F5C" w:rsidP="00514F46">
            <w:pPr>
              <w:jc w:val="center"/>
              <w:rPr>
                <w:color w:val="000000"/>
                <w:sz w:val="20"/>
                <w:szCs w:val="20"/>
              </w:rPr>
            </w:pPr>
            <w:r w:rsidRPr="00CE6F4A">
              <w:rPr>
                <w:color w:val="000000"/>
                <w:sz w:val="20"/>
                <w:szCs w:val="20"/>
              </w:rPr>
              <w:t>0.3</w:t>
            </w:r>
            <w:r w:rsidR="00E45EDC" w:rsidRPr="00CE6F4A">
              <w:rPr>
                <w:color w:val="000000"/>
                <w:sz w:val="20"/>
                <w:szCs w:val="20"/>
              </w:rPr>
              <w:t>87</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2608D51" w14:textId="5E68E2F0" w:rsidR="00F73F5C" w:rsidRPr="00CE6F4A" w:rsidRDefault="00F73F5C" w:rsidP="00514F46">
            <w:pPr>
              <w:jc w:val="center"/>
              <w:rPr>
                <w:color w:val="000000"/>
                <w:sz w:val="20"/>
                <w:szCs w:val="20"/>
              </w:rPr>
            </w:pPr>
            <w:r w:rsidRPr="00CE6F4A">
              <w:rPr>
                <w:color w:val="000000"/>
                <w:sz w:val="20"/>
                <w:szCs w:val="20"/>
              </w:rPr>
              <w:t>0.</w:t>
            </w:r>
            <w:r w:rsidR="00480337" w:rsidRPr="00CE6F4A">
              <w:rPr>
                <w:color w:val="000000"/>
                <w:sz w:val="20"/>
                <w:szCs w:val="20"/>
              </w:rPr>
              <w:t>35</w:t>
            </w:r>
            <w:r w:rsidR="00514F46">
              <w:rPr>
                <w:color w:val="000000"/>
                <w:sz w:val="20"/>
                <w:szCs w:val="20"/>
              </w:rPr>
              <w:t>5</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D1A23D6" w14:textId="6F159A71" w:rsidR="00F73F5C" w:rsidRPr="00CE6F4A" w:rsidRDefault="00F73F5C" w:rsidP="00514F46">
            <w:pPr>
              <w:jc w:val="center"/>
              <w:rPr>
                <w:color w:val="000000"/>
                <w:sz w:val="20"/>
                <w:szCs w:val="20"/>
              </w:rPr>
            </w:pPr>
            <w:r w:rsidRPr="00CE6F4A">
              <w:rPr>
                <w:color w:val="000000"/>
                <w:sz w:val="20"/>
                <w:szCs w:val="20"/>
              </w:rPr>
              <w:t>0.26</w:t>
            </w:r>
            <w:r w:rsidR="00E45EDC" w:rsidRPr="00CE6F4A">
              <w:rPr>
                <w:color w:val="000000"/>
                <w:sz w:val="20"/>
                <w:szCs w:val="20"/>
              </w:rPr>
              <w:t>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EDD8031" w14:textId="2CD16953" w:rsidR="00F73F5C" w:rsidRPr="00CE6F4A" w:rsidRDefault="00F73F5C" w:rsidP="00514F46">
            <w:pPr>
              <w:jc w:val="center"/>
              <w:rPr>
                <w:color w:val="000000"/>
                <w:sz w:val="20"/>
                <w:szCs w:val="20"/>
              </w:rPr>
            </w:pPr>
            <w:r w:rsidRPr="00CE6F4A">
              <w:rPr>
                <w:color w:val="000000"/>
                <w:sz w:val="20"/>
                <w:szCs w:val="20"/>
              </w:rPr>
              <w:t>0.3</w:t>
            </w:r>
            <w:r w:rsidR="00480337" w:rsidRPr="00CE6F4A">
              <w:rPr>
                <w:color w:val="000000"/>
                <w:sz w:val="20"/>
                <w:szCs w:val="20"/>
              </w:rPr>
              <w:t>57</w:t>
            </w:r>
          </w:p>
        </w:tc>
      </w:tr>
    </w:tbl>
    <w:p w14:paraId="7418AB9A" w14:textId="77777777" w:rsidR="00342F7D" w:rsidRDefault="00F73F5C">
      <w:pPr>
        <w:rPr>
          <w:b/>
          <w:bCs/>
        </w:rPr>
      </w:pPr>
      <w:r w:rsidRPr="00BC4605">
        <w:rPr>
          <w:b/>
          <w:bCs/>
        </w:rPr>
        <w:t xml:space="preserve"> </w:t>
      </w:r>
    </w:p>
    <w:p w14:paraId="574F7A6C" w14:textId="77777777" w:rsidR="004B0490" w:rsidRDefault="004B0490" w:rsidP="00377C79">
      <w:pPr>
        <w:rPr>
          <w:b/>
          <w:bCs/>
        </w:rPr>
      </w:pPr>
    </w:p>
    <w:p w14:paraId="1C568B63" w14:textId="629DB795" w:rsidR="00377C79" w:rsidRPr="007A3386" w:rsidRDefault="00377C79" w:rsidP="00377C79">
      <w:r w:rsidRPr="00960B7D">
        <w:rPr>
          <w:b/>
          <w:bCs/>
        </w:rPr>
        <w:t xml:space="preserve">Supplemental Table </w:t>
      </w:r>
      <w:commentRangeStart w:id="115"/>
      <w:r w:rsidR="001112D3">
        <w:rPr>
          <w:b/>
          <w:bCs/>
        </w:rPr>
        <w:t>2</w:t>
      </w:r>
      <w:commentRangeEnd w:id="115"/>
      <w:r w:rsidR="00C9774E">
        <w:rPr>
          <w:rStyle w:val="CommentReference"/>
        </w:rPr>
        <w:commentReference w:id="115"/>
      </w:r>
      <w:r>
        <w:rPr>
          <w:b/>
          <w:bCs/>
        </w:rPr>
        <w:t>:</w:t>
      </w:r>
      <w:r w:rsidR="007A3386">
        <w:rPr>
          <w:b/>
          <w:bCs/>
        </w:rPr>
        <w:t xml:space="preserve"> </w:t>
      </w:r>
      <w:r w:rsidR="004918C8" w:rsidRPr="00960B7D">
        <w:t>Mean</w:t>
      </w:r>
      <w:r w:rsidR="004918C8">
        <w:rPr>
          <w:b/>
          <w:bCs/>
        </w:rPr>
        <w:t xml:space="preserve"> </w:t>
      </w:r>
      <w:r w:rsidR="004918C8">
        <w:t xml:space="preserve">admixture proportions and standard deviation for the four runs analyzed with STRUCTURE using </w:t>
      </w:r>
      <w:r w:rsidR="004918C8">
        <w:rPr>
          <w:i/>
          <w:iCs/>
        </w:rPr>
        <w:t xml:space="preserve">k = </w:t>
      </w:r>
      <w:r w:rsidR="004918C8">
        <w:rPr>
          <w:i/>
          <w:iCs/>
        </w:rPr>
        <w:softHyphen/>
      </w:r>
      <w:r w:rsidR="004918C8">
        <w:t>3.</w:t>
      </w:r>
      <w:r w:rsidR="00E237D0">
        <w:t xml:space="preserve"> Cluster 1 appears as </w:t>
      </w:r>
      <w:r w:rsidR="00194C64">
        <w:t>purple</w:t>
      </w:r>
      <w:r w:rsidR="00E237D0">
        <w:t xml:space="preserve">, 2 as blue-green, and 3 as </w:t>
      </w:r>
      <w:r w:rsidR="00194C64">
        <w:t>yellow</w:t>
      </w:r>
      <w:r w:rsidR="0085052D">
        <w:t xml:space="preserve"> (in order from top</w:t>
      </w:r>
      <w:r w:rsidR="00194C64">
        <w:t xml:space="preserve"> to bottom</w:t>
      </w:r>
      <w:r w:rsidR="0085052D">
        <w:t>)</w:t>
      </w:r>
      <w:r w:rsidR="00E237D0">
        <w:t xml:space="preserve"> in the </w:t>
      </w:r>
      <w:r w:rsidR="00E237D0" w:rsidRPr="00E237D0">
        <w:rPr>
          <w:i/>
          <w:iCs/>
        </w:rPr>
        <w:t>k</w:t>
      </w:r>
      <w:r w:rsidR="00E237D0">
        <w:t xml:space="preserve"> = 3 row of Fig. 2</w:t>
      </w:r>
    </w:p>
    <w:p w14:paraId="12358244" w14:textId="77777777" w:rsidR="00377C79" w:rsidRDefault="00377C79" w:rsidP="00377C7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260"/>
        <w:gridCol w:w="1170"/>
        <w:gridCol w:w="1530"/>
      </w:tblGrid>
      <w:tr w:rsidR="00377C79" w:rsidRPr="00377C79" w14:paraId="5FD51657" w14:textId="77777777" w:rsidTr="00960B7D">
        <w:tc>
          <w:tcPr>
            <w:tcW w:w="1440" w:type="dxa"/>
            <w:tcBorders>
              <w:top w:val="single" w:sz="4" w:space="0" w:color="auto"/>
              <w:bottom w:val="single" w:sz="4" w:space="0" w:color="auto"/>
            </w:tcBorders>
          </w:tcPr>
          <w:p w14:paraId="483D53AB" w14:textId="6D8DF017" w:rsidR="00377C79" w:rsidRPr="00960B7D" w:rsidRDefault="00377C79" w:rsidP="00960B7D">
            <w:pPr>
              <w:jc w:val="center"/>
              <w:rPr>
                <w:b/>
                <w:bCs/>
                <w:sz w:val="20"/>
                <w:szCs w:val="20"/>
              </w:rPr>
            </w:pPr>
            <w:r w:rsidRPr="00960B7D">
              <w:rPr>
                <w:b/>
                <w:bCs/>
                <w:sz w:val="20"/>
                <w:szCs w:val="20"/>
              </w:rPr>
              <w:t>Run</w:t>
            </w:r>
          </w:p>
        </w:tc>
        <w:tc>
          <w:tcPr>
            <w:tcW w:w="1260" w:type="dxa"/>
            <w:tcBorders>
              <w:top w:val="single" w:sz="4" w:space="0" w:color="auto"/>
              <w:bottom w:val="single" w:sz="4" w:space="0" w:color="auto"/>
            </w:tcBorders>
          </w:tcPr>
          <w:p w14:paraId="73BF9D49" w14:textId="6D412EF3" w:rsidR="00377C79" w:rsidRPr="00960B7D" w:rsidRDefault="00377C79" w:rsidP="00960B7D">
            <w:pPr>
              <w:jc w:val="center"/>
              <w:rPr>
                <w:b/>
                <w:bCs/>
                <w:sz w:val="20"/>
                <w:szCs w:val="20"/>
              </w:rPr>
            </w:pPr>
            <w:r w:rsidRPr="00960B7D">
              <w:rPr>
                <w:b/>
                <w:bCs/>
                <w:sz w:val="20"/>
                <w:szCs w:val="20"/>
              </w:rPr>
              <w:t>Cluster 1</w:t>
            </w:r>
          </w:p>
        </w:tc>
        <w:tc>
          <w:tcPr>
            <w:tcW w:w="1170" w:type="dxa"/>
            <w:tcBorders>
              <w:top w:val="single" w:sz="4" w:space="0" w:color="auto"/>
              <w:bottom w:val="single" w:sz="4" w:space="0" w:color="auto"/>
            </w:tcBorders>
          </w:tcPr>
          <w:p w14:paraId="1901F561" w14:textId="52472E02" w:rsidR="00377C79" w:rsidRPr="00960B7D" w:rsidRDefault="00377C79" w:rsidP="00960B7D">
            <w:pPr>
              <w:jc w:val="center"/>
              <w:rPr>
                <w:b/>
                <w:bCs/>
                <w:sz w:val="20"/>
                <w:szCs w:val="20"/>
              </w:rPr>
            </w:pPr>
            <w:r w:rsidRPr="00960B7D">
              <w:rPr>
                <w:b/>
                <w:bCs/>
                <w:sz w:val="20"/>
                <w:szCs w:val="20"/>
              </w:rPr>
              <w:t>Cluster 2</w:t>
            </w:r>
          </w:p>
        </w:tc>
        <w:tc>
          <w:tcPr>
            <w:tcW w:w="1530" w:type="dxa"/>
            <w:tcBorders>
              <w:top w:val="single" w:sz="4" w:space="0" w:color="auto"/>
              <w:bottom w:val="single" w:sz="4" w:space="0" w:color="auto"/>
            </w:tcBorders>
          </w:tcPr>
          <w:p w14:paraId="7B2F4774" w14:textId="01870FB8" w:rsidR="00377C79" w:rsidRPr="00960B7D" w:rsidRDefault="00377C79" w:rsidP="00960B7D">
            <w:pPr>
              <w:jc w:val="center"/>
              <w:rPr>
                <w:b/>
                <w:bCs/>
                <w:sz w:val="20"/>
                <w:szCs w:val="20"/>
              </w:rPr>
            </w:pPr>
            <w:r w:rsidRPr="00960B7D">
              <w:rPr>
                <w:b/>
                <w:bCs/>
                <w:sz w:val="20"/>
                <w:szCs w:val="20"/>
              </w:rPr>
              <w:t>Cluster 3</w:t>
            </w:r>
          </w:p>
        </w:tc>
      </w:tr>
      <w:tr w:rsidR="0085052D" w:rsidRPr="00377C79" w14:paraId="7A315331" w14:textId="77777777" w:rsidTr="00960B7D">
        <w:tc>
          <w:tcPr>
            <w:tcW w:w="1440" w:type="dxa"/>
            <w:tcBorders>
              <w:top w:val="single" w:sz="4" w:space="0" w:color="auto"/>
            </w:tcBorders>
          </w:tcPr>
          <w:p w14:paraId="0CC6E259" w14:textId="4EB53A25" w:rsidR="0085052D" w:rsidRPr="00960B7D" w:rsidRDefault="0085052D" w:rsidP="0085052D">
            <w:pPr>
              <w:jc w:val="center"/>
              <w:rPr>
                <w:sz w:val="20"/>
                <w:szCs w:val="20"/>
              </w:rPr>
            </w:pPr>
            <w:r w:rsidRPr="00960B7D">
              <w:rPr>
                <w:sz w:val="20"/>
                <w:szCs w:val="20"/>
              </w:rPr>
              <w:t>Late-</w:t>
            </w:r>
            <w:r>
              <w:rPr>
                <w:sz w:val="20"/>
                <w:szCs w:val="20"/>
              </w:rPr>
              <w:t>S</w:t>
            </w:r>
            <w:r w:rsidRPr="00960B7D">
              <w:rPr>
                <w:sz w:val="20"/>
                <w:szCs w:val="20"/>
              </w:rPr>
              <w:t>ummer</w:t>
            </w:r>
          </w:p>
        </w:tc>
        <w:tc>
          <w:tcPr>
            <w:tcW w:w="1260" w:type="dxa"/>
            <w:tcBorders>
              <w:top w:val="single" w:sz="4" w:space="0" w:color="auto"/>
            </w:tcBorders>
          </w:tcPr>
          <w:p w14:paraId="44E62289" w14:textId="3691B606" w:rsidR="0085052D" w:rsidRPr="0085052D" w:rsidRDefault="0085052D" w:rsidP="0085052D">
            <w:pPr>
              <w:jc w:val="center"/>
              <w:rPr>
                <w:sz w:val="20"/>
                <w:szCs w:val="20"/>
              </w:rPr>
            </w:pPr>
            <w:r w:rsidRPr="0085052D">
              <w:rPr>
                <w:sz w:val="20"/>
                <w:szCs w:val="20"/>
              </w:rPr>
              <w:t>0.3</w:t>
            </w:r>
            <w:r>
              <w:rPr>
                <w:sz w:val="20"/>
                <w:szCs w:val="20"/>
              </w:rPr>
              <w:t>7</w:t>
            </w:r>
            <w:r w:rsidRPr="0085052D">
              <w:rPr>
                <w:sz w:val="20"/>
                <w:szCs w:val="20"/>
              </w:rPr>
              <w:t xml:space="preserve"> ± 0.1</w:t>
            </w:r>
            <w:r>
              <w:rPr>
                <w:sz w:val="20"/>
                <w:szCs w:val="20"/>
              </w:rPr>
              <w:t>8</w:t>
            </w:r>
          </w:p>
        </w:tc>
        <w:tc>
          <w:tcPr>
            <w:tcW w:w="1170" w:type="dxa"/>
            <w:tcBorders>
              <w:top w:val="single" w:sz="4" w:space="0" w:color="auto"/>
            </w:tcBorders>
          </w:tcPr>
          <w:p w14:paraId="4BC7B012" w14:textId="3FAD1238" w:rsidR="0085052D" w:rsidRPr="0085052D" w:rsidRDefault="0085052D" w:rsidP="0085052D">
            <w:pPr>
              <w:jc w:val="center"/>
              <w:rPr>
                <w:sz w:val="20"/>
                <w:szCs w:val="20"/>
              </w:rPr>
            </w:pPr>
            <w:r w:rsidRPr="0085052D">
              <w:rPr>
                <w:sz w:val="20"/>
                <w:szCs w:val="20"/>
              </w:rPr>
              <w:t>0.33 ± 0.2</w:t>
            </w:r>
            <w:r>
              <w:rPr>
                <w:sz w:val="20"/>
                <w:szCs w:val="20"/>
              </w:rPr>
              <w:t>1</w:t>
            </w:r>
          </w:p>
        </w:tc>
        <w:tc>
          <w:tcPr>
            <w:tcW w:w="1530" w:type="dxa"/>
            <w:tcBorders>
              <w:top w:val="single" w:sz="4" w:space="0" w:color="auto"/>
            </w:tcBorders>
          </w:tcPr>
          <w:p w14:paraId="46BA7543" w14:textId="0E083083" w:rsidR="0085052D" w:rsidRPr="0085052D" w:rsidRDefault="0085052D" w:rsidP="0085052D">
            <w:pPr>
              <w:jc w:val="center"/>
              <w:rPr>
                <w:sz w:val="20"/>
                <w:szCs w:val="20"/>
              </w:rPr>
            </w:pPr>
            <w:r w:rsidRPr="0085052D">
              <w:rPr>
                <w:sz w:val="20"/>
                <w:szCs w:val="20"/>
              </w:rPr>
              <w:t>0.30 ± 0.16</w:t>
            </w:r>
          </w:p>
        </w:tc>
      </w:tr>
      <w:tr w:rsidR="0085052D" w:rsidRPr="00377C79" w14:paraId="5D624F73" w14:textId="77777777" w:rsidTr="00960B7D">
        <w:tc>
          <w:tcPr>
            <w:tcW w:w="1440" w:type="dxa"/>
          </w:tcPr>
          <w:p w14:paraId="5151866C" w14:textId="19846B98" w:rsidR="0085052D" w:rsidRPr="00960B7D" w:rsidRDefault="0085052D" w:rsidP="0085052D">
            <w:pPr>
              <w:jc w:val="center"/>
              <w:rPr>
                <w:sz w:val="20"/>
                <w:szCs w:val="20"/>
              </w:rPr>
            </w:pPr>
            <w:r w:rsidRPr="00960B7D">
              <w:rPr>
                <w:sz w:val="20"/>
                <w:szCs w:val="20"/>
              </w:rPr>
              <w:t>Half-</w:t>
            </w:r>
            <w:r>
              <w:rPr>
                <w:sz w:val="20"/>
                <w:szCs w:val="20"/>
              </w:rPr>
              <w:t>P</w:t>
            </w:r>
            <w:r w:rsidRPr="00960B7D">
              <w:rPr>
                <w:sz w:val="20"/>
                <w:szCs w:val="20"/>
              </w:rPr>
              <w:t>ounder</w:t>
            </w:r>
          </w:p>
        </w:tc>
        <w:tc>
          <w:tcPr>
            <w:tcW w:w="1260" w:type="dxa"/>
          </w:tcPr>
          <w:p w14:paraId="3F9EAE62" w14:textId="0F00E058" w:rsidR="0085052D" w:rsidRPr="0085052D" w:rsidRDefault="0085052D" w:rsidP="0085052D">
            <w:pPr>
              <w:jc w:val="center"/>
              <w:rPr>
                <w:sz w:val="20"/>
                <w:szCs w:val="20"/>
              </w:rPr>
            </w:pPr>
            <w:r w:rsidRPr="0085052D">
              <w:rPr>
                <w:sz w:val="20"/>
                <w:szCs w:val="20"/>
              </w:rPr>
              <w:t>0.34 ± 0.17</w:t>
            </w:r>
          </w:p>
        </w:tc>
        <w:tc>
          <w:tcPr>
            <w:tcW w:w="1170" w:type="dxa"/>
          </w:tcPr>
          <w:p w14:paraId="4594B493" w14:textId="6DA0BC91" w:rsidR="0085052D" w:rsidRPr="0085052D" w:rsidRDefault="0085052D" w:rsidP="0085052D">
            <w:pPr>
              <w:jc w:val="center"/>
              <w:rPr>
                <w:sz w:val="20"/>
                <w:szCs w:val="20"/>
              </w:rPr>
            </w:pPr>
            <w:r w:rsidRPr="0085052D">
              <w:rPr>
                <w:sz w:val="20"/>
                <w:szCs w:val="20"/>
              </w:rPr>
              <w:t>0.3</w:t>
            </w:r>
            <w:r>
              <w:rPr>
                <w:sz w:val="20"/>
                <w:szCs w:val="20"/>
              </w:rPr>
              <w:t>2</w:t>
            </w:r>
            <w:r w:rsidRPr="0085052D">
              <w:rPr>
                <w:sz w:val="20"/>
                <w:szCs w:val="20"/>
              </w:rPr>
              <w:t xml:space="preserve"> ± 0.21</w:t>
            </w:r>
          </w:p>
        </w:tc>
        <w:tc>
          <w:tcPr>
            <w:tcW w:w="1530" w:type="dxa"/>
          </w:tcPr>
          <w:p w14:paraId="74E05679" w14:textId="6B39C1C4" w:rsidR="0085052D" w:rsidRPr="0085052D" w:rsidRDefault="0085052D" w:rsidP="0085052D">
            <w:pPr>
              <w:jc w:val="center"/>
              <w:rPr>
                <w:sz w:val="20"/>
                <w:szCs w:val="20"/>
              </w:rPr>
            </w:pPr>
            <w:r w:rsidRPr="0085052D">
              <w:rPr>
                <w:sz w:val="20"/>
                <w:szCs w:val="20"/>
              </w:rPr>
              <w:t>0.34 ± 0.18</w:t>
            </w:r>
          </w:p>
        </w:tc>
      </w:tr>
      <w:tr w:rsidR="0085052D" w:rsidRPr="00377C79" w14:paraId="43D6CED3" w14:textId="77777777" w:rsidTr="00960B7D">
        <w:tc>
          <w:tcPr>
            <w:tcW w:w="1440" w:type="dxa"/>
          </w:tcPr>
          <w:p w14:paraId="1F8ED369" w14:textId="2AA696E1" w:rsidR="0085052D" w:rsidRPr="00960B7D" w:rsidRDefault="0085052D" w:rsidP="0085052D">
            <w:pPr>
              <w:jc w:val="center"/>
              <w:rPr>
                <w:sz w:val="20"/>
                <w:szCs w:val="20"/>
              </w:rPr>
            </w:pPr>
            <w:r w:rsidRPr="00960B7D">
              <w:rPr>
                <w:sz w:val="20"/>
                <w:szCs w:val="20"/>
              </w:rPr>
              <w:t>Early-</w:t>
            </w:r>
            <w:r>
              <w:rPr>
                <w:sz w:val="20"/>
                <w:szCs w:val="20"/>
              </w:rPr>
              <w:t>S</w:t>
            </w:r>
            <w:r w:rsidRPr="00960B7D">
              <w:rPr>
                <w:sz w:val="20"/>
                <w:szCs w:val="20"/>
              </w:rPr>
              <w:t>ummer</w:t>
            </w:r>
          </w:p>
        </w:tc>
        <w:tc>
          <w:tcPr>
            <w:tcW w:w="1260" w:type="dxa"/>
          </w:tcPr>
          <w:p w14:paraId="45511473" w14:textId="6F022FFB" w:rsidR="0085052D" w:rsidRPr="0085052D" w:rsidRDefault="0085052D" w:rsidP="0085052D">
            <w:pPr>
              <w:jc w:val="center"/>
              <w:rPr>
                <w:sz w:val="20"/>
                <w:szCs w:val="20"/>
              </w:rPr>
            </w:pPr>
            <w:r w:rsidRPr="0085052D">
              <w:rPr>
                <w:sz w:val="20"/>
                <w:szCs w:val="20"/>
              </w:rPr>
              <w:t>0.3</w:t>
            </w:r>
            <w:r>
              <w:rPr>
                <w:sz w:val="20"/>
                <w:szCs w:val="20"/>
              </w:rPr>
              <w:t>2</w:t>
            </w:r>
            <w:r w:rsidRPr="0085052D">
              <w:rPr>
                <w:sz w:val="20"/>
                <w:szCs w:val="20"/>
              </w:rPr>
              <w:t xml:space="preserve"> ± 0.1</w:t>
            </w:r>
            <w:r>
              <w:rPr>
                <w:sz w:val="20"/>
                <w:szCs w:val="20"/>
              </w:rPr>
              <w:t>7</w:t>
            </w:r>
          </w:p>
        </w:tc>
        <w:tc>
          <w:tcPr>
            <w:tcW w:w="1170" w:type="dxa"/>
          </w:tcPr>
          <w:p w14:paraId="528A472F" w14:textId="150BBFED" w:rsidR="0085052D" w:rsidRPr="0085052D" w:rsidRDefault="0085052D" w:rsidP="0085052D">
            <w:pPr>
              <w:jc w:val="center"/>
              <w:rPr>
                <w:sz w:val="20"/>
                <w:szCs w:val="20"/>
              </w:rPr>
            </w:pPr>
            <w:r w:rsidRPr="0085052D">
              <w:rPr>
                <w:sz w:val="20"/>
                <w:szCs w:val="20"/>
              </w:rPr>
              <w:t>0.17 ± 0.0</w:t>
            </w:r>
            <w:r>
              <w:rPr>
                <w:sz w:val="20"/>
                <w:szCs w:val="20"/>
              </w:rPr>
              <w:t>9</w:t>
            </w:r>
          </w:p>
        </w:tc>
        <w:tc>
          <w:tcPr>
            <w:tcW w:w="1530" w:type="dxa"/>
          </w:tcPr>
          <w:p w14:paraId="1DD9B3E3" w14:textId="21CB748A" w:rsidR="0085052D" w:rsidRPr="0085052D" w:rsidRDefault="0085052D" w:rsidP="0085052D">
            <w:pPr>
              <w:jc w:val="center"/>
              <w:rPr>
                <w:sz w:val="20"/>
                <w:szCs w:val="20"/>
              </w:rPr>
            </w:pPr>
            <w:r w:rsidRPr="0085052D">
              <w:rPr>
                <w:sz w:val="20"/>
                <w:szCs w:val="20"/>
              </w:rPr>
              <w:t>0.51 ± 0.18</w:t>
            </w:r>
          </w:p>
        </w:tc>
      </w:tr>
      <w:tr w:rsidR="0085052D" w:rsidRPr="00377C79" w14:paraId="4CE11E48" w14:textId="77777777" w:rsidTr="00960B7D">
        <w:tc>
          <w:tcPr>
            <w:tcW w:w="1440" w:type="dxa"/>
            <w:tcBorders>
              <w:bottom w:val="single" w:sz="4" w:space="0" w:color="auto"/>
            </w:tcBorders>
          </w:tcPr>
          <w:p w14:paraId="22C959CF" w14:textId="07579E59" w:rsidR="0085052D" w:rsidRPr="00960B7D" w:rsidRDefault="0085052D" w:rsidP="0085052D">
            <w:pPr>
              <w:jc w:val="center"/>
              <w:rPr>
                <w:sz w:val="20"/>
                <w:szCs w:val="20"/>
              </w:rPr>
            </w:pPr>
            <w:r w:rsidRPr="00960B7D">
              <w:rPr>
                <w:sz w:val="20"/>
                <w:szCs w:val="20"/>
              </w:rPr>
              <w:t>Winter</w:t>
            </w:r>
          </w:p>
        </w:tc>
        <w:tc>
          <w:tcPr>
            <w:tcW w:w="1260" w:type="dxa"/>
            <w:tcBorders>
              <w:bottom w:val="single" w:sz="4" w:space="0" w:color="auto"/>
            </w:tcBorders>
          </w:tcPr>
          <w:p w14:paraId="218715EB" w14:textId="41F7A838" w:rsidR="0085052D" w:rsidRPr="0085052D" w:rsidRDefault="0085052D" w:rsidP="0085052D">
            <w:pPr>
              <w:jc w:val="center"/>
              <w:rPr>
                <w:sz w:val="20"/>
                <w:szCs w:val="20"/>
              </w:rPr>
            </w:pPr>
            <w:r w:rsidRPr="0085052D">
              <w:rPr>
                <w:sz w:val="20"/>
                <w:szCs w:val="20"/>
              </w:rPr>
              <w:t>0.41 ± 0.18</w:t>
            </w:r>
          </w:p>
        </w:tc>
        <w:tc>
          <w:tcPr>
            <w:tcW w:w="1170" w:type="dxa"/>
            <w:tcBorders>
              <w:bottom w:val="single" w:sz="4" w:space="0" w:color="auto"/>
            </w:tcBorders>
          </w:tcPr>
          <w:p w14:paraId="5660A94B" w14:textId="4AE005D6" w:rsidR="0085052D" w:rsidRPr="0085052D" w:rsidRDefault="0085052D" w:rsidP="0085052D">
            <w:pPr>
              <w:jc w:val="center"/>
              <w:rPr>
                <w:sz w:val="20"/>
                <w:szCs w:val="20"/>
              </w:rPr>
            </w:pPr>
            <w:r w:rsidRPr="0085052D">
              <w:rPr>
                <w:sz w:val="20"/>
                <w:szCs w:val="20"/>
              </w:rPr>
              <w:t>0.1</w:t>
            </w:r>
            <w:r>
              <w:rPr>
                <w:sz w:val="20"/>
                <w:szCs w:val="20"/>
              </w:rPr>
              <w:t>8</w:t>
            </w:r>
            <w:r w:rsidRPr="0085052D">
              <w:rPr>
                <w:sz w:val="20"/>
                <w:szCs w:val="20"/>
              </w:rPr>
              <w:t xml:space="preserve"> ± 0.0</w:t>
            </w:r>
            <w:r>
              <w:rPr>
                <w:sz w:val="20"/>
                <w:szCs w:val="20"/>
              </w:rPr>
              <w:t>8</w:t>
            </w:r>
          </w:p>
        </w:tc>
        <w:tc>
          <w:tcPr>
            <w:tcW w:w="1530" w:type="dxa"/>
            <w:tcBorders>
              <w:bottom w:val="single" w:sz="4" w:space="0" w:color="auto"/>
            </w:tcBorders>
          </w:tcPr>
          <w:p w14:paraId="554B82AE" w14:textId="1542A12F" w:rsidR="0085052D" w:rsidRPr="0085052D" w:rsidRDefault="0085052D" w:rsidP="0085052D">
            <w:pPr>
              <w:jc w:val="center"/>
              <w:rPr>
                <w:sz w:val="20"/>
                <w:szCs w:val="20"/>
              </w:rPr>
            </w:pPr>
            <w:r w:rsidRPr="0085052D">
              <w:rPr>
                <w:sz w:val="20"/>
                <w:szCs w:val="20"/>
              </w:rPr>
              <w:t>0.4</w:t>
            </w:r>
            <w:r>
              <w:rPr>
                <w:sz w:val="20"/>
                <w:szCs w:val="20"/>
              </w:rPr>
              <w:t xml:space="preserve">2 </w:t>
            </w:r>
            <w:r w:rsidRPr="0085052D">
              <w:rPr>
                <w:sz w:val="20"/>
                <w:szCs w:val="20"/>
              </w:rPr>
              <w:t>± 0.18</w:t>
            </w:r>
          </w:p>
        </w:tc>
      </w:tr>
    </w:tbl>
    <w:p w14:paraId="7822AF7A" w14:textId="02A8531F" w:rsidR="00377C79" w:rsidRDefault="00377C79" w:rsidP="00377C79">
      <w:pPr>
        <w:rPr>
          <w:sz w:val="20"/>
          <w:szCs w:val="20"/>
        </w:rPr>
      </w:pPr>
    </w:p>
    <w:p w14:paraId="0E897DDE" w14:textId="77777777" w:rsidR="001112D3" w:rsidRPr="00960B7D" w:rsidRDefault="001112D3" w:rsidP="00377C79">
      <w:pPr>
        <w:rPr>
          <w:sz w:val="20"/>
          <w:szCs w:val="20"/>
        </w:rPr>
      </w:pPr>
    </w:p>
    <w:p w14:paraId="53BAE8B8" w14:textId="0DC7F45C" w:rsidR="0085052D" w:rsidRPr="007A3386" w:rsidRDefault="0085052D" w:rsidP="0085052D">
      <w:r w:rsidRPr="00960B7D">
        <w:rPr>
          <w:b/>
          <w:bCs/>
        </w:rPr>
        <w:t xml:space="preserve">Supplemental Table </w:t>
      </w:r>
      <w:commentRangeStart w:id="116"/>
      <w:r w:rsidR="001112D3">
        <w:rPr>
          <w:b/>
          <w:bCs/>
        </w:rPr>
        <w:t>3</w:t>
      </w:r>
      <w:commentRangeEnd w:id="116"/>
      <w:r w:rsidR="00C9774E">
        <w:rPr>
          <w:rStyle w:val="CommentReference"/>
        </w:rPr>
        <w:commentReference w:id="116"/>
      </w:r>
      <w:r>
        <w:rPr>
          <w:b/>
          <w:bCs/>
        </w:rPr>
        <w:t xml:space="preserve">: </w:t>
      </w:r>
      <w:r w:rsidRPr="00960B7D">
        <w:t>Mean</w:t>
      </w:r>
      <w:r>
        <w:rPr>
          <w:b/>
          <w:bCs/>
        </w:rPr>
        <w:t xml:space="preserve"> </w:t>
      </w:r>
      <w:r>
        <w:t xml:space="preserve">admixture proportions and standard deviation for the four runs analyzed with STRUCTURE using </w:t>
      </w:r>
      <w:r>
        <w:rPr>
          <w:i/>
          <w:iCs/>
        </w:rPr>
        <w:t xml:space="preserve">k = </w:t>
      </w:r>
      <w:r>
        <w:rPr>
          <w:i/>
          <w:iCs/>
        </w:rPr>
        <w:softHyphen/>
      </w:r>
      <w:r>
        <w:t xml:space="preserve">4. Cluster 1 appears as </w:t>
      </w:r>
      <w:r w:rsidR="00194C64">
        <w:t>pu</w:t>
      </w:r>
      <w:r w:rsidR="00BC5E15">
        <w:t>r</w:t>
      </w:r>
      <w:r w:rsidR="00194C64">
        <w:t>ple</w:t>
      </w:r>
      <w:r>
        <w:t xml:space="preserve">, 2 as </w:t>
      </w:r>
      <w:r w:rsidR="00194C64">
        <w:t>blue</w:t>
      </w:r>
      <w:r>
        <w:t xml:space="preserve">, 3 as </w:t>
      </w:r>
      <w:r w:rsidR="00194C64">
        <w:t>green</w:t>
      </w:r>
      <w:r>
        <w:t xml:space="preserve">, and 4 as </w:t>
      </w:r>
      <w:r w:rsidR="00194C64">
        <w:t>yellow</w:t>
      </w:r>
      <w:r w:rsidR="00270AC0">
        <w:t xml:space="preserve"> </w:t>
      </w:r>
      <w:r>
        <w:t xml:space="preserve">(in order </w:t>
      </w:r>
      <w:r w:rsidR="00194C64">
        <w:t>top to bottom</w:t>
      </w:r>
      <w:r>
        <w:t xml:space="preserve">) in the </w:t>
      </w:r>
      <w:r w:rsidRPr="00E237D0">
        <w:rPr>
          <w:i/>
          <w:iCs/>
        </w:rPr>
        <w:t>k</w:t>
      </w:r>
      <w:r>
        <w:t xml:space="preserve"> = 3 row of Fig. 2</w:t>
      </w:r>
    </w:p>
    <w:p w14:paraId="447EB9A1" w14:textId="77777777" w:rsidR="0085052D" w:rsidRDefault="0085052D" w:rsidP="008505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260"/>
        <w:gridCol w:w="1170"/>
        <w:gridCol w:w="1530"/>
        <w:gridCol w:w="1530"/>
      </w:tblGrid>
      <w:tr w:rsidR="0085052D" w:rsidRPr="00377C79" w14:paraId="3BA8FED8" w14:textId="2DD6572A" w:rsidTr="0085052D">
        <w:tc>
          <w:tcPr>
            <w:tcW w:w="1440" w:type="dxa"/>
            <w:tcBorders>
              <w:top w:val="single" w:sz="4" w:space="0" w:color="auto"/>
              <w:bottom w:val="single" w:sz="4" w:space="0" w:color="auto"/>
            </w:tcBorders>
          </w:tcPr>
          <w:p w14:paraId="4CA426B6" w14:textId="77777777" w:rsidR="0085052D" w:rsidRPr="00960B7D" w:rsidRDefault="0085052D" w:rsidP="0085052D">
            <w:pPr>
              <w:jc w:val="center"/>
              <w:rPr>
                <w:b/>
                <w:bCs/>
                <w:sz w:val="20"/>
                <w:szCs w:val="20"/>
              </w:rPr>
            </w:pPr>
            <w:r w:rsidRPr="00960B7D">
              <w:rPr>
                <w:b/>
                <w:bCs/>
                <w:sz w:val="20"/>
                <w:szCs w:val="20"/>
              </w:rPr>
              <w:t>Run</w:t>
            </w:r>
          </w:p>
        </w:tc>
        <w:tc>
          <w:tcPr>
            <w:tcW w:w="1260" w:type="dxa"/>
            <w:tcBorders>
              <w:top w:val="single" w:sz="4" w:space="0" w:color="auto"/>
              <w:bottom w:val="single" w:sz="4" w:space="0" w:color="auto"/>
            </w:tcBorders>
          </w:tcPr>
          <w:p w14:paraId="506DEA0F" w14:textId="77777777" w:rsidR="0085052D" w:rsidRPr="00960B7D" w:rsidRDefault="0085052D" w:rsidP="0085052D">
            <w:pPr>
              <w:jc w:val="center"/>
              <w:rPr>
                <w:b/>
                <w:bCs/>
                <w:sz w:val="20"/>
                <w:szCs w:val="20"/>
              </w:rPr>
            </w:pPr>
            <w:r w:rsidRPr="00960B7D">
              <w:rPr>
                <w:b/>
                <w:bCs/>
                <w:sz w:val="20"/>
                <w:szCs w:val="20"/>
              </w:rPr>
              <w:t>Cluster 1</w:t>
            </w:r>
          </w:p>
        </w:tc>
        <w:tc>
          <w:tcPr>
            <w:tcW w:w="1170" w:type="dxa"/>
            <w:tcBorders>
              <w:top w:val="single" w:sz="4" w:space="0" w:color="auto"/>
              <w:bottom w:val="single" w:sz="4" w:space="0" w:color="auto"/>
            </w:tcBorders>
          </w:tcPr>
          <w:p w14:paraId="23B92867" w14:textId="77777777" w:rsidR="0085052D" w:rsidRPr="00960B7D" w:rsidRDefault="0085052D" w:rsidP="0085052D">
            <w:pPr>
              <w:jc w:val="center"/>
              <w:rPr>
                <w:b/>
                <w:bCs/>
                <w:sz w:val="20"/>
                <w:szCs w:val="20"/>
              </w:rPr>
            </w:pPr>
            <w:r w:rsidRPr="00960B7D">
              <w:rPr>
                <w:b/>
                <w:bCs/>
                <w:sz w:val="20"/>
                <w:szCs w:val="20"/>
              </w:rPr>
              <w:t>Cluster 2</w:t>
            </w:r>
          </w:p>
        </w:tc>
        <w:tc>
          <w:tcPr>
            <w:tcW w:w="1530" w:type="dxa"/>
            <w:tcBorders>
              <w:top w:val="single" w:sz="4" w:space="0" w:color="auto"/>
              <w:bottom w:val="single" w:sz="4" w:space="0" w:color="auto"/>
            </w:tcBorders>
          </w:tcPr>
          <w:p w14:paraId="114FC0ED" w14:textId="77777777" w:rsidR="0085052D" w:rsidRPr="00960B7D" w:rsidRDefault="0085052D" w:rsidP="0085052D">
            <w:pPr>
              <w:jc w:val="center"/>
              <w:rPr>
                <w:b/>
                <w:bCs/>
                <w:sz w:val="20"/>
                <w:szCs w:val="20"/>
              </w:rPr>
            </w:pPr>
            <w:r w:rsidRPr="00960B7D">
              <w:rPr>
                <w:b/>
                <w:bCs/>
                <w:sz w:val="20"/>
                <w:szCs w:val="20"/>
              </w:rPr>
              <w:t>Cluster 3</w:t>
            </w:r>
          </w:p>
        </w:tc>
        <w:tc>
          <w:tcPr>
            <w:tcW w:w="1530" w:type="dxa"/>
            <w:tcBorders>
              <w:top w:val="single" w:sz="4" w:space="0" w:color="auto"/>
              <w:bottom w:val="single" w:sz="4" w:space="0" w:color="auto"/>
            </w:tcBorders>
          </w:tcPr>
          <w:p w14:paraId="12DAA31A" w14:textId="03812C1D" w:rsidR="0085052D" w:rsidRPr="00960B7D" w:rsidRDefault="0085052D" w:rsidP="0085052D">
            <w:pPr>
              <w:jc w:val="center"/>
              <w:rPr>
                <w:b/>
                <w:bCs/>
                <w:sz w:val="20"/>
                <w:szCs w:val="20"/>
              </w:rPr>
            </w:pPr>
            <w:r w:rsidRPr="00960B7D">
              <w:rPr>
                <w:b/>
                <w:bCs/>
                <w:sz w:val="20"/>
                <w:szCs w:val="20"/>
              </w:rPr>
              <w:t xml:space="preserve">Cluster </w:t>
            </w:r>
            <w:r>
              <w:rPr>
                <w:b/>
                <w:bCs/>
                <w:sz w:val="20"/>
                <w:szCs w:val="20"/>
              </w:rPr>
              <w:t>4</w:t>
            </w:r>
          </w:p>
        </w:tc>
      </w:tr>
      <w:tr w:rsidR="0085052D" w:rsidRPr="00377C79" w14:paraId="36427605" w14:textId="68AFE2CD" w:rsidTr="0085052D">
        <w:tc>
          <w:tcPr>
            <w:tcW w:w="1440" w:type="dxa"/>
            <w:tcBorders>
              <w:top w:val="single" w:sz="4" w:space="0" w:color="auto"/>
            </w:tcBorders>
          </w:tcPr>
          <w:p w14:paraId="5D456787" w14:textId="77777777" w:rsidR="0085052D" w:rsidRPr="00960B7D" w:rsidRDefault="0085052D" w:rsidP="0085052D">
            <w:pPr>
              <w:jc w:val="center"/>
              <w:rPr>
                <w:sz w:val="20"/>
                <w:szCs w:val="20"/>
              </w:rPr>
            </w:pPr>
            <w:r w:rsidRPr="00960B7D">
              <w:rPr>
                <w:sz w:val="20"/>
                <w:szCs w:val="20"/>
              </w:rPr>
              <w:t>Late-</w:t>
            </w:r>
            <w:r>
              <w:rPr>
                <w:sz w:val="20"/>
                <w:szCs w:val="20"/>
              </w:rPr>
              <w:t>S</w:t>
            </w:r>
            <w:r w:rsidRPr="00960B7D">
              <w:rPr>
                <w:sz w:val="20"/>
                <w:szCs w:val="20"/>
              </w:rPr>
              <w:t>ummer</w:t>
            </w:r>
          </w:p>
        </w:tc>
        <w:tc>
          <w:tcPr>
            <w:tcW w:w="1260" w:type="dxa"/>
            <w:tcBorders>
              <w:top w:val="single" w:sz="4" w:space="0" w:color="auto"/>
            </w:tcBorders>
          </w:tcPr>
          <w:p w14:paraId="4AA195B0" w14:textId="28F25794" w:rsidR="0085052D" w:rsidRPr="0085052D" w:rsidRDefault="0085052D" w:rsidP="0085052D">
            <w:pPr>
              <w:jc w:val="center"/>
              <w:rPr>
                <w:sz w:val="20"/>
                <w:szCs w:val="20"/>
              </w:rPr>
            </w:pPr>
            <w:r w:rsidRPr="0085052D">
              <w:rPr>
                <w:sz w:val="20"/>
                <w:szCs w:val="20"/>
              </w:rPr>
              <w:t>0.27 ± 0.16</w:t>
            </w:r>
          </w:p>
        </w:tc>
        <w:tc>
          <w:tcPr>
            <w:tcW w:w="1170" w:type="dxa"/>
            <w:tcBorders>
              <w:top w:val="single" w:sz="4" w:space="0" w:color="auto"/>
            </w:tcBorders>
          </w:tcPr>
          <w:p w14:paraId="33F84D24" w14:textId="7BC431F5" w:rsidR="0085052D" w:rsidRPr="0085052D" w:rsidRDefault="0085052D" w:rsidP="0085052D">
            <w:pPr>
              <w:jc w:val="center"/>
              <w:rPr>
                <w:sz w:val="20"/>
                <w:szCs w:val="20"/>
              </w:rPr>
            </w:pPr>
            <w:r w:rsidRPr="0085052D">
              <w:rPr>
                <w:sz w:val="20"/>
                <w:szCs w:val="20"/>
              </w:rPr>
              <w:t>0.25 ± 0.2</w:t>
            </w:r>
            <w:r>
              <w:rPr>
                <w:sz w:val="20"/>
                <w:szCs w:val="20"/>
              </w:rPr>
              <w:t>3</w:t>
            </w:r>
          </w:p>
        </w:tc>
        <w:tc>
          <w:tcPr>
            <w:tcW w:w="1530" w:type="dxa"/>
            <w:tcBorders>
              <w:top w:val="single" w:sz="4" w:space="0" w:color="auto"/>
            </w:tcBorders>
          </w:tcPr>
          <w:p w14:paraId="57B42D80" w14:textId="335F3A5E" w:rsidR="0085052D" w:rsidRPr="0085052D" w:rsidRDefault="0085052D" w:rsidP="0085052D">
            <w:pPr>
              <w:jc w:val="center"/>
              <w:rPr>
                <w:sz w:val="20"/>
                <w:szCs w:val="20"/>
              </w:rPr>
            </w:pPr>
            <w:r w:rsidRPr="0085052D">
              <w:rPr>
                <w:sz w:val="20"/>
                <w:szCs w:val="20"/>
              </w:rPr>
              <w:t>0.2</w:t>
            </w:r>
            <w:r>
              <w:rPr>
                <w:sz w:val="20"/>
                <w:szCs w:val="20"/>
              </w:rPr>
              <w:t>2</w:t>
            </w:r>
            <w:r w:rsidRPr="0085052D">
              <w:rPr>
                <w:sz w:val="20"/>
                <w:szCs w:val="20"/>
              </w:rPr>
              <w:t xml:space="preserve"> ± 0.1</w:t>
            </w:r>
            <w:r>
              <w:rPr>
                <w:sz w:val="20"/>
                <w:szCs w:val="20"/>
              </w:rPr>
              <w:t>7</w:t>
            </w:r>
          </w:p>
        </w:tc>
        <w:tc>
          <w:tcPr>
            <w:tcW w:w="1530" w:type="dxa"/>
            <w:tcBorders>
              <w:top w:val="single" w:sz="4" w:space="0" w:color="auto"/>
            </w:tcBorders>
          </w:tcPr>
          <w:p w14:paraId="3E9CC1D1" w14:textId="036C6086" w:rsidR="0085052D" w:rsidRPr="0085052D" w:rsidRDefault="0085052D" w:rsidP="0085052D">
            <w:pPr>
              <w:jc w:val="center"/>
              <w:rPr>
                <w:sz w:val="20"/>
                <w:szCs w:val="20"/>
              </w:rPr>
            </w:pPr>
            <w:r w:rsidRPr="0085052D">
              <w:rPr>
                <w:sz w:val="20"/>
                <w:szCs w:val="20"/>
              </w:rPr>
              <w:t>0.26 ± 0.13</w:t>
            </w:r>
          </w:p>
        </w:tc>
      </w:tr>
      <w:tr w:rsidR="0085052D" w:rsidRPr="00377C79" w14:paraId="26AE18BA" w14:textId="1EC4459F" w:rsidTr="0085052D">
        <w:tc>
          <w:tcPr>
            <w:tcW w:w="1440" w:type="dxa"/>
          </w:tcPr>
          <w:p w14:paraId="2EB67496" w14:textId="77777777" w:rsidR="0085052D" w:rsidRPr="00960B7D" w:rsidRDefault="0085052D" w:rsidP="0085052D">
            <w:pPr>
              <w:jc w:val="center"/>
              <w:rPr>
                <w:sz w:val="20"/>
                <w:szCs w:val="20"/>
              </w:rPr>
            </w:pPr>
            <w:r w:rsidRPr="00960B7D">
              <w:rPr>
                <w:sz w:val="20"/>
                <w:szCs w:val="20"/>
              </w:rPr>
              <w:t>Half-</w:t>
            </w:r>
            <w:r>
              <w:rPr>
                <w:sz w:val="20"/>
                <w:szCs w:val="20"/>
              </w:rPr>
              <w:t>P</w:t>
            </w:r>
            <w:r w:rsidRPr="00960B7D">
              <w:rPr>
                <w:sz w:val="20"/>
                <w:szCs w:val="20"/>
              </w:rPr>
              <w:t>ounder</w:t>
            </w:r>
          </w:p>
        </w:tc>
        <w:tc>
          <w:tcPr>
            <w:tcW w:w="1260" w:type="dxa"/>
          </w:tcPr>
          <w:p w14:paraId="28A35F02" w14:textId="5D60C187" w:rsidR="0085052D" w:rsidRPr="0085052D" w:rsidRDefault="0085052D" w:rsidP="0085052D">
            <w:pPr>
              <w:jc w:val="center"/>
              <w:rPr>
                <w:sz w:val="20"/>
                <w:szCs w:val="20"/>
              </w:rPr>
            </w:pPr>
            <w:r w:rsidRPr="0085052D">
              <w:rPr>
                <w:sz w:val="20"/>
                <w:szCs w:val="20"/>
              </w:rPr>
              <w:t>0.2</w:t>
            </w:r>
            <w:r>
              <w:rPr>
                <w:sz w:val="20"/>
                <w:szCs w:val="20"/>
              </w:rPr>
              <w:t>5</w:t>
            </w:r>
            <w:r w:rsidRPr="0085052D">
              <w:rPr>
                <w:sz w:val="20"/>
                <w:szCs w:val="20"/>
              </w:rPr>
              <w:t xml:space="preserve"> ± 0.15</w:t>
            </w:r>
          </w:p>
        </w:tc>
        <w:tc>
          <w:tcPr>
            <w:tcW w:w="1170" w:type="dxa"/>
          </w:tcPr>
          <w:p w14:paraId="1E809244" w14:textId="7CF2E223" w:rsidR="0085052D" w:rsidRPr="0085052D" w:rsidRDefault="0085052D" w:rsidP="0085052D">
            <w:pPr>
              <w:jc w:val="center"/>
              <w:rPr>
                <w:sz w:val="20"/>
                <w:szCs w:val="20"/>
              </w:rPr>
            </w:pPr>
            <w:r w:rsidRPr="0085052D">
              <w:rPr>
                <w:sz w:val="20"/>
                <w:szCs w:val="20"/>
              </w:rPr>
              <w:t>0.2</w:t>
            </w:r>
            <w:r>
              <w:rPr>
                <w:sz w:val="20"/>
                <w:szCs w:val="20"/>
              </w:rPr>
              <w:t>4</w:t>
            </w:r>
            <w:r w:rsidRPr="0085052D">
              <w:rPr>
                <w:sz w:val="20"/>
                <w:szCs w:val="20"/>
              </w:rPr>
              <w:t xml:space="preserve"> ± 0.2</w:t>
            </w:r>
            <w:r>
              <w:rPr>
                <w:sz w:val="20"/>
                <w:szCs w:val="20"/>
              </w:rPr>
              <w:t>4</w:t>
            </w:r>
          </w:p>
        </w:tc>
        <w:tc>
          <w:tcPr>
            <w:tcW w:w="1530" w:type="dxa"/>
          </w:tcPr>
          <w:p w14:paraId="4577F991" w14:textId="76F49320" w:rsidR="0085052D" w:rsidRPr="0085052D" w:rsidRDefault="0085052D" w:rsidP="0085052D">
            <w:pPr>
              <w:jc w:val="center"/>
              <w:rPr>
                <w:sz w:val="20"/>
                <w:szCs w:val="20"/>
              </w:rPr>
            </w:pPr>
            <w:r w:rsidRPr="0085052D">
              <w:rPr>
                <w:sz w:val="20"/>
                <w:szCs w:val="20"/>
              </w:rPr>
              <w:t>0.2</w:t>
            </w:r>
            <w:r>
              <w:rPr>
                <w:sz w:val="20"/>
                <w:szCs w:val="20"/>
              </w:rPr>
              <w:t>5</w:t>
            </w:r>
            <w:r w:rsidRPr="0085052D">
              <w:rPr>
                <w:sz w:val="20"/>
                <w:szCs w:val="20"/>
              </w:rPr>
              <w:t xml:space="preserve"> ± 0.</w:t>
            </w:r>
            <w:r>
              <w:rPr>
                <w:sz w:val="20"/>
                <w:szCs w:val="20"/>
              </w:rPr>
              <w:t>20</w:t>
            </w:r>
          </w:p>
        </w:tc>
        <w:tc>
          <w:tcPr>
            <w:tcW w:w="1530" w:type="dxa"/>
          </w:tcPr>
          <w:p w14:paraId="6AAF9E4E" w14:textId="4CA45653" w:rsidR="0085052D" w:rsidRPr="0085052D" w:rsidRDefault="0085052D" w:rsidP="0085052D">
            <w:pPr>
              <w:jc w:val="center"/>
              <w:rPr>
                <w:sz w:val="20"/>
                <w:szCs w:val="20"/>
              </w:rPr>
            </w:pPr>
            <w:r w:rsidRPr="0085052D">
              <w:rPr>
                <w:sz w:val="20"/>
                <w:szCs w:val="20"/>
              </w:rPr>
              <w:t>0.2</w:t>
            </w:r>
            <w:r>
              <w:rPr>
                <w:sz w:val="20"/>
                <w:szCs w:val="20"/>
              </w:rPr>
              <w:t xml:space="preserve">6 </w:t>
            </w:r>
            <w:r w:rsidRPr="0085052D">
              <w:rPr>
                <w:sz w:val="20"/>
                <w:szCs w:val="20"/>
              </w:rPr>
              <w:t>± 0.14</w:t>
            </w:r>
          </w:p>
        </w:tc>
      </w:tr>
      <w:tr w:rsidR="0085052D" w:rsidRPr="00377C79" w14:paraId="6046C237" w14:textId="6E59035B" w:rsidTr="0085052D">
        <w:tc>
          <w:tcPr>
            <w:tcW w:w="1440" w:type="dxa"/>
          </w:tcPr>
          <w:p w14:paraId="7FF7645E" w14:textId="77777777" w:rsidR="0085052D" w:rsidRPr="00960B7D" w:rsidRDefault="0085052D" w:rsidP="0085052D">
            <w:pPr>
              <w:jc w:val="center"/>
              <w:rPr>
                <w:sz w:val="20"/>
                <w:szCs w:val="20"/>
              </w:rPr>
            </w:pPr>
            <w:r w:rsidRPr="00960B7D">
              <w:rPr>
                <w:sz w:val="20"/>
                <w:szCs w:val="20"/>
              </w:rPr>
              <w:t>Early-</w:t>
            </w:r>
            <w:r>
              <w:rPr>
                <w:sz w:val="20"/>
                <w:szCs w:val="20"/>
              </w:rPr>
              <w:t>S</w:t>
            </w:r>
            <w:r w:rsidRPr="00960B7D">
              <w:rPr>
                <w:sz w:val="20"/>
                <w:szCs w:val="20"/>
              </w:rPr>
              <w:t>ummer</w:t>
            </w:r>
          </w:p>
        </w:tc>
        <w:tc>
          <w:tcPr>
            <w:tcW w:w="1260" w:type="dxa"/>
          </w:tcPr>
          <w:p w14:paraId="50D27152" w14:textId="435D63D6" w:rsidR="0085052D" w:rsidRPr="0085052D" w:rsidRDefault="0085052D" w:rsidP="0085052D">
            <w:pPr>
              <w:jc w:val="center"/>
              <w:rPr>
                <w:sz w:val="20"/>
                <w:szCs w:val="20"/>
              </w:rPr>
            </w:pPr>
            <w:r w:rsidRPr="0085052D">
              <w:rPr>
                <w:sz w:val="20"/>
                <w:szCs w:val="20"/>
              </w:rPr>
              <w:t>0.27 ± 0.17</w:t>
            </w:r>
          </w:p>
        </w:tc>
        <w:tc>
          <w:tcPr>
            <w:tcW w:w="1170" w:type="dxa"/>
          </w:tcPr>
          <w:p w14:paraId="34522457" w14:textId="514A6195" w:rsidR="0085052D" w:rsidRPr="0085052D" w:rsidRDefault="0085052D" w:rsidP="0085052D">
            <w:pPr>
              <w:jc w:val="center"/>
              <w:rPr>
                <w:sz w:val="20"/>
                <w:szCs w:val="20"/>
              </w:rPr>
            </w:pPr>
            <w:r w:rsidRPr="0085052D">
              <w:rPr>
                <w:sz w:val="20"/>
                <w:szCs w:val="20"/>
              </w:rPr>
              <w:t>0.09 ± 0.0</w:t>
            </w:r>
            <w:r>
              <w:rPr>
                <w:sz w:val="20"/>
                <w:szCs w:val="20"/>
              </w:rPr>
              <w:t>6</w:t>
            </w:r>
          </w:p>
        </w:tc>
        <w:tc>
          <w:tcPr>
            <w:tcW w:w="1530" w:type="dxa"/>
          </w:tcPr>
          <w:p w14:paraId="4E48F75E" w14:textId="1FBD195B" w:rsidR="0085052D" w:rsidRPr="0085052D" w:rsidRDefault="0085052D" w:rsidP="0085052D">
            <w:pPr>
              <w:jc w:val="center"/>
              <w:rPr>
                <w:sz w:val="20"/>
                <w:szCs w:val="20"/>
              </w:rPr>
            </w:pPr>
            <w:r w:rsidRPr="0085052D">
              <w:rPr>
                <w:sz w:val="20"/>
                <w:szCs w:val="20"/>
              </w:rPr>
              <w:t>0.42 ± 0.24</w:t>
            </w:r>
          </w:p>
        </w:tc>
        <w:tc>
          <w:tcPr>
            <w:tcW w:w="1530" w:type="dxa"/>
          </w:tcPr>
          <w:p w14:paraId="67E29EE9" w14:textId="17813A95" w:rsidR="0085052D" w:rsidRPr="0085052D" w:rsidRDefault="0085052D" w:rsidP="0085052D">
            <w:pPr>
              <w:jc w:val="center"/>
              <w:rPr>
                <w:sz w:val="20"/>
                <w:szCs w:val="20"/>
              </w:rPr>
            </w:pPr>
            <w:r w:rsidRPr="0085052D">
              <w:rPr>
                <w:sz w:val="20"/>
                <w:szCs w:val="20"/>
              </w:rPr>
              <w:t>0.21 ± 0.1</w:t>
            </w:r>
            <w:r>
              <w:rPr>
                <w:sz w:val="20"/>
                <w:szCs w:val="20"/>
              </w:rPr>
              <w:t>2</w:t>
            </w:r>
          </w:p>
        </w:tc>
      </w:tr>
      <w:tr w:rsidR="0085052D" w:rsidRPr="00377C79" w14:paraId="0525123A" w14:textId="7BF73D5D" w:rsidTr="0085052D">
        <w:tc>
          <w:tcPr>
            <w:tcW w:w="1440" w:type="dxa"/>
            <w:tcBorders>
              <w:bottom w:val="single" w:sz="4" w:space="0" w:color="auto"/>
            </w:tcBorders>
          </w:tcPr>
          <w:p w14:paraId="1595957E" w14:textId="77777777" w:rsidR="0085052D" w:rsidRPr="00960B7D" w:rsidRDefault="0085052D" w:rsidP="0085052D">
            <w:pPr>
              <w:jc w:val="center"/>
              <w:rPr>
                <w:sz w:val="20"/>
                <w:szCs w:val="20"/>
              </w:rPr>
            </w:pPr>
            <w:r w:rsidRPr="00960B7D">
              <w:rPr>
                <w:sz w:val="20"/>
                <w:szCs w:val="20"/>
              </w:rPr>
              <w:t>Winter</w:t>
            </w:r>
          </w:p>
        </w:tc>
        <w:tc>
          <w:tcPr>
            <w:tcW w:w="1260" w:type="dxa"/>
            <w:tcBorders>
              <w:bottom w:val="single" w:sz="4" w:space="0" w:color="auto"/>
            </w:tcBorders>
          </w:tcPr>
          <w:p w14:paraId="2694D0A0" w14:textId="1620C6E4" w:rsidR="0085052D" w:rsidRPr="0085052D" w:rsidRDefault="0085052D" w:rsidP="0085052D">
            <w:pPr>
              <w:jc w:val="center"/>
              <w:rPr>
                <w:sz w:val="20"/>
                <w:szCs w:val="20"/>
              </w:rPr>
            </w:pPr>
            <w:r w:rsidRPr="0085052D">
              <w:rPr>
                <w:sz w:val="20"/>
                <w:szCs w:val="20"/>
              </w:rPr>
              <w:t>0.2</w:t>
            </w:r>
            <w:r>
              <w:rPr>
                <w:sz w:val="20"/>
                <w:szCs w:val="20"/>
              </w:rPr>
              <w:t>9</w:t>
            </w:r>
            <w:r w:rsidRPr="0085052D">
              <w:rPr>
                <w:sz w:val="20"/>
                <w:szCs w:val="20"/>
              </w:rPr>
              <w:t xml:space="preserve"> ± 0.1</w:t>
            </w:r>
            <w:r>
              <w:rPr>
                <w:sz w:val="20"/>
                <w:szCs w:val="20"/>
              </w:rPr>
              <w:t>6</w:t>
            </w:r>
          </w:p>
        </w:tc>
        <w:tc>
          <w:tcPr>
            <w:tcW w:w="1170" w:type="dxa"/>
            <w:tcBorders>
              <w:bottom w:val="single" w:sz="4" w:space="0" w:color="auto"/>
            </w:tcBorders>
          </w:tcPr>
          <w:p w14:paraId="36145966" w14:textId="4EB57AB8" w:rsidR="0085052D" w:rsidRPr="0085052D" w:rsidRDefault="0085052D" w:rsidP="0085052D">
            <w:pPr>
              <w:jc w:val="center"/>
              <w:rPr>
                <w:sz w:val="20"/>
                <w:szCs w:val="20"/>
              </w:rPr>
            </w:pPr>
            <w:r w:rsidRPr="0085052D">
              <w:rPr>
                <w:sz w:val="20"/>
                <w:szCs w:val="20"/>
              </w:rPr>
              <w:t>0.09 ± 0.05</w:t>
            </w:r>
          </w:p>
        </w:tc>
        <w:tc>
          <w:tcPr>
            <w:tcW w:w="1530" w:type="dxa"/>
            <w:tcBorders>
              <w:bottom w:val="single" w:sz="4" w:space="0" w:color="auto"/>
            </w:tcBorders>
          </w:tcPr>
          <w:p w14:paraId="45B67EA3" w14:textId="34826CBC" w:rsidR="0085052D" w:rsidRPr="0085052D" w:rsidRDefault="0085052D" w:rsidP="0085052D">
            <w:pPr>
              <w:jc w:val="center"/>
              <w:rPr>
                <w:sz w:val="20"/>
                <w:szCs w:val="20"/>
              </w:rPr>
            </w:pPr>
            <w:r w:rsidRPr="0085052D">
              <w:rPr>
                <w:sz w:val="20"/>
                <w:szCs w:val="20"/>
              </w:rPr>
              <w:t>0.31 ± 0.20</w:t>
            </w:r>
          </w:p>
        </w:tc>
        <w:tc>
          <w:tcPr>
            <w:tcW w:w="1530" w:type="dxa"/>
            <w:tcBorders>
              <w:bottom w:val="single" w:sz="4" w:space="0" w:color="auto"/>
            </w:tcBorders>
          </w:tcPr>
          <w:p w14:paraId="56FA0821" w14:textId="190A9430" w:rsidR="0085052D" w:rsidRPr="0085052D" w:rsidRDefault="0085052D" w:rsidP="0085052D">
            <w:pPr>
              <w:jc w:val="center"/>
              <w:rPr>
                <w:sz w:val="20"/>
                <w:szCs w:val="20"/>
              </w:rPr>
            </w:pPr>
            <w:r w:rsidRPr="0085052D">
              <w:rPr>
                <w:sz w:val="20"/>
                <w:szCs w:val="20"/>
              </w:rPr>
              <w:t>0.31 ± 0.1</w:t>
            </w:r>
            <w:r>
              <w:rPr>
                <w:sz w:val="20"/>
                <w:szCs w:val="20"/>
              </w:rPr>
              <w:t>5</w:t>
            </w:r>
          </w:p>
        </w:tc>
      </w:tr>
    </w:tbl>
    <w:p w14:paraId="7A38FAD5" w14:textId="77777777" w:rsidR="0085052D" w:rsidRPr="00960B7D" w:rsidRDefault="0085052D" w:rsidP="0085052D">
      <w:pPr>
        <w:rPr>
          <w:sz w:val="20"/>
          <w:szCs w:val="20"/>
        </w:rPr>
      </w:pPr>
    </w:p>
    <w:p w14:paraId="26A2DB43" w14:textId="77777777" w:rsidR="00212EC2" w:rsidRDefault="00212EC2" w:rsidP="007B5A81">
      <w:pPr>
        <w:rPr>
          <w:b/>
          <w:bCs/>
        </w:rPr>
      </w:pPr>
    </w:p>
    <w:p w14:paraId="634A6124" w14:textId="15E40C96" w:rsidR="0085052D" w:rsidRDefault="0085052D">
      <w:pPr>
        <w:rPr>
          <w:b/>
          <w:bCs/>
        </w:rPr>
      </w:pPr>
      <w:r>
        <w:rPr>
          <w:b/>
          <w:bCs/>
        </w:rPr>
        <w:t xml:space="preserve"> </w:t>
      </w:r>
      <w:r w:rsidR="00A021D1">
        <w:rPr>
          <w:b/>
          <w:bCs/>
        </w:rPr>
        <w:br w:type="page"/>
      </w:r>
    </w:p>
    <w:p w14:paraId="6150487D" w14:textId="78E50ED4" w:rsidR="007948C6" w:rsidRDefault="007948C6" w:rsidP="007B5A81">
      <w:pPr>
        <w:rPr>
          <w:b/>
          <w:bCs/>
        </w:rPr>
      </w:pPr>
      <w:r w:rsidRPr="00224B9C">
        <w:rPr>
          <w:b/>
          <w:bCs/>
        </w:rPr>
        <w:lastRenderedPageBreak/>
        <w:t>Supplemental Figure</w:t>
      </w:r>
      <w:r w:rsidR="00C22F39" w:rsidRPr="00224B9C">
        <w:rPr>
          <w:b/>
          <w:bCs/>
        </w:rPr>
        <w:t xml:space="preserve"> Captions</w:t>
      </w:r>
    </w:p>
    <w:p w14:paraId="7459E14B" w14:textId="1D93EC2F" w:rsidR="00D96DB8" w:rsidRDefault="00D96DB8" w:rsidP="007B5A81"/>
    <w:p w14:paraId="7C9F94D9" w14:textId="1E49266E" w:rsidR="001112D3" w:rsidRDefault="001112D3" w:rsidP="0030100F">
      <w:pPr>
        <w:rPr>
          <w:b/>
          <w:bCs/>
        </w:rPr>
      </w:pPr>
      <w:r>
        <w:rPr>
          <w:b/>
          <w:bCs/>
          <w:noProof/>
        </w:rPr>
        <w:drawing>
          <wp:inline distT="0" distB="0" distL="0" distR="0" wp14:anchorId="77540514" wp14:editId="60F6F6A4">
            <wp:extent cx="5943600" cy="4227830"/>
            <wp:effectExtent l="0" t="0" r="0" b="1270"/>
            <wp:docPr id="21" name="Picture 21"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creenshot, colorfulness, 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4D13856C" w14:textId="14969001" w:rsidR="0030100F" w:rsidRPr="0030100F" w:rsidRDefault="006C2667" w:rsidP="0030100F">
      <w:r>
        <w:rPr>
          <w:b/>
          <w:bCs/>
        </w:rPr>
        <w:t xml:space="preserve">Supplemental </w:t>
      </w:r>
      <w:r w:rsidR="00345193">
        <w:rPr>
          <w:b/>
          <w:bCs/>
        </w:rPr>
        <w:t xml:space="preserve">Fig. </w:t>
      </w:r>
      <w:commentRangeStart w:id="117"/>
      <w:r w:rsidR="001112D3">
        <w:rPr>
          <w:b/>
          <w:bCs/>
        </w:rPr>
        <w:t>1</w:t>
      </w:r>
      <w:commentRangeEnd w:id="117"/>
      <w:r w:rsidR="00EF113A">
        <w:rPr>
          <w:rStyle w:val="CommentReference"/>
        </w:rPr>
        <w:commentReference w:id="117"/>
      </w:r>
      <w:r>
        <w:rPr>
          <w:b/>
          <w:bCs/>
        </w:rPr>
        <w:t>:</w:t>
      </w:r>
      <w:r>
        <w:t xml:space="preserve"> Admixture proportions from STRUCTURE for </w:t>
      </w:r>
      <w:r>
        <w:rPr>
          <w:i/>
          <w:iCs/>
        </w:rPr>
        <w:t xml:space="preserve">k = </w:t>
      </w:r>
      <w:r>
        <w:t xml:space="preserve">2 – </w:t>
      </w:r>
      <w:r w:rsidR="001112D3">
        <w:t>4</w:t>
      </w:r>
      <w:r w:rsidR="00021194">
        <w:t xml:space="preserve"> for each of the four runs</w:t>
      </w:r>
      <w:r w:rsidR="00373416">
        <w:t xml:space="preserve">. </w:t>
      </w:r>
      <w:r w:rsidR="003014F1">
        <w:t>Collection</w:t>
      </w:r>
      <w:r w:rsidR="00373416">
        <w:t>s drawn from multiple years are combined.</w:t>
      </w:r>
    </w:p>
    <w:p w14:paraId="399563C1" w14:textId="4311EF1E" w:rsidR="006C2667" w:rsidRDefault="006C2667" w:rsidP="006C2667"/>
    <w:p w14:paraId="220F249F" w14:textId="7B4AC44B" w:rsidR="00D96DB8" w:rsidRDefault="00D96DB8">
      <w:r>
        <w:br w:type="page"/>
      </w:r>
    </w:p>
    <w:p w14:paraId="22C397A5" w14:textId="4DC80328" w:rsidR="00A73E5F" w:rsidRPr="007D2A0F" w:rsidRDefault="00021194" w:rsidP="007B5A81">
      <w:commentRangeStart w:id="118"/>
      <w:r>
        <w:rPr>
          <w:noProof/>
        </w:rPr>
        <w:lastRenderedPageBreak/>
        <w:drawing>
          <wp:inline distT="0" distB="0" distL="0" distR="0" wp14:anchorId="0D2DEC74" wp14:editId="68376AA5">
            <wp:extent cx="4154099" cy="6099142"/>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57052" cy="6103478"/>
                    </a:xfrm>
                    <a:prstGeom prst="rect">
                      <a:avLst/>
                    </a:prstGeom>
                  </pic:spPr>
                </pic:pic>
              </a:graphicData>
            </a:graphic>
          </wp:inline>
        </w:drawing>
      </w:r>
      <w:commentRangeEnd w:id="118"/>
      <w:r w:rsidR="00EF113A">
        <w:rPr>
          <w:rStyle w:val="CommentReference"/>
        </w:rPr>
        <w:commentReference w:id="118"/>
      </w:r>
    </w:p>
    <w:p w14:paraId="67E34E55" w14:textId="2265AAFD" w:rsidR="00B71F65" w:rsidRDefault="00B71F65" w:rsidP="007B5A81">
      <w:r w:rsidRPr="00212EC2">
        <w:rPr>
          <w:b/>
          <w:bCs/>
        </w:rPr>
        <w:t xml:space="preserve">Supplemental </w:t>
      </w:r>
      <w:r w:rsidR="00345193">
        <w:rPr>
          <w:b/>
          <w:bCs/>
        </w:rPr>
        <w:t xml:space="preserve">Fig. </w:t>
      </w:r>
      <w:commentRangeStart w:id="119"/>
      <w:r w:rsidR="001112D3">
        <w:rPr>
          <w:b/>
          <w:bCs/>
        </w:rPr>
        <w:t>2</w:t>
      </w:r>
      <w:commentRangeEnd w:id="119"/>
      <w:r w:rsidR="00C9774E">
        <w:rPr>
          <w:rStyle w:val="CommentReference"/>
        </w:rPr>
        <w:commentReference w:id="119"/>
      </w:r>
      <w:r>
        <w:rPr>
          <w:b/>
          <w:bCs/>
        </w:rPr>
        <w:t xml:space="preserve">: </w:t>
      </w:r>
      <w:r>
        <w:t>Linkage disequilibrium</w:t>
      </w:r>
      <w:r w:rsidR="001112D3">
        <w:t xml:space="preserve"> (r</w:t>
      </w:r>
      <w:r w:rsidR="001112D3">
        <w:rPr>
          <w:vertAlign w:val="superscript"/>
        </w:rPr>
        <w:t>2</w:t>
      </w:r>
      <w:r w:rsidR="001112D3">
        <w:t>)</w:t>
      </w:r>
      <w:r>
        <w:t xml:space="preserve"> among migration timing markers in (a) winter and early-summer run, (b) late-summer run and half</w:t>
      </w:r>
      <w:r w:rsidR="00021194">
        <w:t xml:space="preserve"> </w:t>
      </w:r>
      <w:r>
        <w:t>pounder</w:t>
      </w:r>
      <w:r w:rsidR="00021194">
        <w:t>s</w:t>
      </w:r>
      <w:r>
        <w:t xml:space="preserve">. </w:t>
      </w:r>
    </w:p>
    <w:p w14:paraId="42245597" w14:textId="04CDBCEB" w:rsidR="001112D3" w:rsidRDefault="001112D3">
      <w:r>
        <w:br w:type="page"/>
      </w:r>
    </w:p>
    <w:p w14:paraId="43EDBDA5" w14:textId="77777777" w:rsidR="001112D3" w:rsidRDefault="001112D3" w:rsidP="001112D3"/>
    <w:p w14:paraId="12913298" w14:textId="77777777" w:rsidR="001112D3" w:rsidRDefault="001112D3" w:rsidP="001112D3">
      <w:r>
        <w:rPr>
          <w:noProof/>
        </w:rPr>
        <w:drawing>
          <wp:inline distT="0" distB="0" distL="0" distR="0" wp14:anchorId="62CD0FEE" wp14:editId="6FE8FBCB">
            <wp:extent cx="5943600" cy="2852420"/>
            <wp:effectExtent l="0" t="0" r="0" b="508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674EA7EA" w14:textId="26D128A6" w:rsidR="001112D3" w:rsidRDefault="001112D3" w:rsidP="001112D3">
      <w:r>
        <w:rPr>
          <w:b/>
          <w:bCs/>
        </w:rPr>
        <w:t xml:space="preserve">Supplemental Fig. 3 </w:t>
      </w:r>
      <w:r>
        <w:t>Haplotype network. Each node represents a unique haplotype observed in the dataset. Colors within nodes represent proportion of each run with that haplotype. Edges represent the inferred minimum spanning tree connecting haplotypes. Collections drawn from multiple years are combined.</w:t>
      </w:r>
    </w:p>
    <w:p w14:paraId="63D5405C" w14:textId="7218CC88" w:rsidR="00C369B8" w:rsidRDefault="00C369B8">
      <w:r>
        <w:br w:type="page"/>
      </w:r>
    </w:p>
    <w:p w14:paraId="3C6B5FF0" w14:textId="6652EDE0" w:rsidR="001112D3" w:rsidRDefault="00C369B8" w:rsidP="007B5A81">
      <w:pPr>
        <w:rPr>
          <w:b/>
          <w:bCs/>
        </w:rPr>
      </w:pPr>
      <w:r>
        <w:rPr>
          <w:b/>
          <w:bCs/>
        </w:rPr>
        <w:lastRenderedPageBreak/>
        <w:t>Online Resources</w:t>
      </w:r>
    </w:p>
    <w:p w14:paraId="167C8A23" w14:textId="1FC888B2" w:rsidR="00C369B8" w:rsidRDefault="00C369B8" w:rsidP="007B5A81">
      <w:pPr>
        <w:rPr>
          <w:b/>
          <w:bCs/>
        </w:rPr>
      </w:pPr>
    </w:p>
    <w:p w14:paraId="6B30D6C0" w14:textId="3D714FBA" w:rsidR="00C369B8" w:rsidRDefault="00C369B8" w:rsidP="007B5A81">
      <w:r>
        <w:rPr>
          <w:b/>
          <w:bCs/>
        </w:rPr>
        <w:t xml:space="preserve">Online Resource 1 </w:t>
      </w:r>
      <w:r>
        <w:t xml:space="preserve">Genotyping Notebook. This html file can be opened with a web browser and contains </w:t>
      </w:r>
      <w:r w:rsidRPr="00C369B8">
        <w:t xml:space="preserve">narrative logs of all </w:t>
      </w:r>
      <w:r>
        <w:t>work completed to produce filtered genotypes from raw sequencing reads</w:t>
      </w:r>
      <w:r w:rsidRPr="00C369B8">
        <w:t xml:space="preserve"> with integrated code, results and commentary</w:t>
      </w:r>
      <w:r>
        <w:t>.</w:t>
      </w:r>
      <w:r w:rsidRPr="00C369B8">
        <w:t xml:space="preserve"> </w:t>
      </w:r>
    </w:p>
    <w:p w14:paraId="32972A7A" w14:textId="3E20F2B0" w:rsidR="00C369B8" w:rsidRDefault="00C369B8" w:rsidP="007B5A81"/>
    <w:p w14:paraId="3E5BF3F9" w14:textId="79E9FE87" w:rsidR="00C369B8" w:rsidRDefault="00C369B8" w:rsidP="00C369B8">
      <w:r>
        <w:rPr>
          <w:b/>
          <w:bCs/>
        </w:rPr>
        <w:t xml:space="preserve">Online Resource 2 </w:t>
      </w:r>
      <w:r>
        <w:t xml:space="preserve">Analysis Notebook. This html file can be opened with a web browser and contains </w:t>
      </w:r>
      <w:r w:rsidRPr="00C369B8">
        <w:t xml:space="preserve">narrative logs of all </w:t>
      </w:r>
      <w:r>
        <w:t xml:space="preserve">analyses along </w:t>
      </w:r>
      <w:r w:rsidRPr="00C369B8">
        <w:t>with integrated code, results and commentary</w:t>
      </w:r>
      <w:r>
        <w:t>.</w:t>
      </w:r>
      <w:r w:rsidRPr="00C369B8">
        <w:t xml:space="preserve"> </w:t>
      </w:r>
    </w:p>
    <w:p w14:paraId="559B4C34" w14:textId="5717F2F1" w:rsidR="00C369B8" w:rsidRDefault="00C369B8" w:rsidP="00C369B8"/>
    <w:p w14:paraId="5DD2073F" w14:textId="3FF02AB1" w:rsidR="00C369B8" w:rsidRDefault="00C369B8" w:rsidP="00C369B8">
      <w:r>
        <w:rPr>
          <w:b/>
          <w:bCs/>
        </w:rPr>
        <w:t xml:space="preserve">Online Resource 3 </w:t>
      </w:r>
      <w:r>
        <w:t>Metadata. This excel spreadsheet contains all metadata used in the analysis.</w:t>
      </w:r>
    </w:p>
    <w:p w14:paraId="7BA2B16C" w14:textId="70F0EC01" w:rsidR="00C369B8" w:rsidRDefault="00C369B8" w:rsidP="00C369B8"/>
    <w:p w14:paraId="659AE87C" w14:textId="373C9293" w:rsidR="00C369B8" w:rsidRPr="00C369B8" w:rsidRDefault="00C369B8" w:rsidP="00C369B8">
      <w:r>
        <w:rPr>
          <w:b/>
          <w:bCs/>
        </w:rPr>
        <w:t xml:space="preserve">Online Resource 4 </w:t>
      </w:r>
      <w:r>
        <w:t>GT-seq Panel Info. This excel spreadsheet contains r</w:t>
      </w:r>
      <w:r w:rsidRPr="00C369B8">
        <w:t xml:space="preserve">ead mapping results for </w:t>
      </w:r>
      <w:r>
        <w:t xml:space="preserve">the </w:t>
      </w:r>
      <w:r w:rsidRPr="00C369B8">
        <w:t xml:space="preserve">SFGL </w:t>
      </w:r>
      <w:r w:rsidRPr="00C369B8">
        <w:rPr>
          <w:i/>
          <w:iCs/>
        </w:rPr>
        <w:t xml:space="preserve">O. mykiss </w:t>
      </w:r>
      <w:r w:rsidRPr="00C369B8">
        <w:t>GT</w:t>
      </w:r>
      <w:r>
        <w:t>-</w:t>
      </w:r>
      <w:r w:rsidRPr="00C369B8">
        <w:t xml:space="preserve">seq </w:t>
      </w:r>
      <w:ins w:id="120" w:author="Kathleen O'Malley" w:date="2023-05-31T11:55:00Z">
        <w:r w:rsidR="00EF113A">
          <w:t>P</w:t>
        </w:r>
      </w:ins>
      <w:del w:id="121" w:author="Kathleen O'Malley" w:date="2023-05-31T11:55:00Z">
        <w:r w:rsidDel="00EF113A">
          <w:delText>p</w:delText>
        </w:r>
      </w:del>
      <w:r>
        <w:t>anel, as well as whether each marker passed genotype quality filter and is included in either the neutral or the migration timing datasets.</w:t>
      </w:r>
    </w:p>
    <w:p w14:paraId="4CCFFE9D" w14:textId="77777777" w:rsidR="00C369B8" w:rsidRPr="00C369B8" w:rsidRDefault="00C369B8" w:rsidP="00C369B8"/>
    <w:p w14:paraId="110B18B1" w14:textId="77777777" w:rsidR="00C369B8" w:rsidRPr="00C369B8" w:rsidRDefault="00C369B8" w:rsidP="007B5A81"/>
    <w:sectPr w:rsidR="00C369B8" w:rsidRPr="00C369B8" w:rsidSect="001C7D79">
      <w:headerReference w:type="default" r:id="rId27"/>
      <w:footerReference w:type="even" r:id="rId28"/>
      <w:footerReference w:type="default" r:id="rId29"/>
      <w:pgSz w:w="12240" w:h="15840"/>
      <w:pgMar w:top="1440" w:right="1440" w:bottom="1440" w:left="1440" w:header="720" w:footer="720" w:gutter="0"/>
      <w:lnNumType w:countBy="1" w:restart="continuous"/>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thleen O'Malley" w:date="2023-05-30T08:40:00Z" w:initials="OMKG">
    <w:p w14:paraId="6D1E7EA3" w14:textId="243412B4" w:rsidR="00BB31C6" w:rsidRDefault="00BB31C6">
      <w:pPr>
        <w:pStyle w:val="CommentText"/>
      </w:pPr>
      <w:r>
        <w:rPr>
          <w:rStyle w:val="CommentReference"/>
        </w:rPr>
        <w:annotationRef/>
      </w:r>
      <w:r>
        <w:t>Or “as”?</w:t>
      </w:r>
    </w:p>
  </w:comment>
  <w:comment w:id="1" w:author="Kathleen O'Malley" w:date="2023-05-30T08:41:00Z" w:initials="OMKG">
    <w:p w14:paraId="1DC10A6F" w14:textId="3FC1DD4C" w:rsidR="00BB31C6" w:rsidRDefault="00BB31C6">
      <w:pPr>
        <w:pStyle w:val="CommentText"/>
      </w:pPr>
      <w:r>
        <w:rPr>
          <w:rStyle w:val="CommentReference"/>
        </w:rPr>
        <w:annotationRef/>
      </w:r>
      <w:r>
        <w:t>Hyphen?</w:t>
      </w:r>
    </w:p>
  </w:comment>
  <w:comment w:id="2" w:author="Kathleen O'Malley" w:date="2023-05-30T08:45:00Z" w:initials="OMKG">
    <w:p w14:paraId="762D967D" w14:textId="77777777" w:rsidR="00BB31C6" w:rsidRDefault="00BB31C6">
      <w:pPr>
        <w:pStyle w:val="CommentText"/>
      </w:pPr>
      <w:r>
        <w:rPr>
          <w:rStyle w:val="CommentReference"/>
        </w:rPr>
        <w:annotationRef/>
      </w:r>
      <w:r>
        <w:t>This may be unclear to the reader. Might be good to more explicit here. Are you referring to early-summer vs late-summer, or early- and late-summer vs winter or??</w:t>
      </w:r>
    </w:p>
    <w:p w14:paraId="7EFAEC9D" w14:textId="77777777" w:rsidR="00BB31C6" w:rsidRDefault="00BB31C6">
      <w:pPr>
        <w:pStyle w:val="CommentText"/>
      </w:pPr>
    </w:p>
    <w:p w14:paraId="6EAFC312" w14:textId="5E6AB8C9" w:rsidR="00BB31C6" w:rsidRDefault="00BB31C6">
      <w:pPr>
        <w:pStyle w:val="CommentText"/>
      </w:pPr>
      <w:r>
        <w:t xml:space="preserve">Might need to revise the following sentence accordingly </w:t>
      </w:r>
    </w:p>
  </w:comment>
  <w:comment w:id="3" w:author="Kathleen O'Malley" w:date="2023-05-30T08:42:00Z" w:initials="OMKG">
    <w:p w14:paraId="7D2EAC82" w14:textId="63076481" w:rsidR="00BB31C6" w:rsidRDefault="00BB31C6">
      <w:pPr>
        <w:pStyle w:val="CommentText"/>
      </w:pPr>
      <w:r>
        <w:rPr>
          <w:rStyle w:val="CommentReference"/>
        </w:rPr>
        <w:annotationRef/>
      </w:r>
      <w:r>
        <w:t xml:space="preserve">Hyphen in title but not in abstract. Be sure to revise throughout the entire </w:t>
      </w:r>
      <w:proofErr w:type="spellStart"/>
      <w:r>
        <w:t>ms</w:t>
      </w:r>
      <w:proofErr w:type="spellEnd"/>
      <w:r>
        <w:t>, if needed</w:t>
      </w:r>
    </w:p>
  </w:comment>
  <w:comment w:id="7" w:author="Kathleen O'Malley" w:date="2023-05-30T08:52:00Z" w:initials="OMKG">
    <w:p w14:paraId="021738B6" w14:textId="3EDEFA11" w:rsidR="00BB31C6" w:rsidRDefault="00BB31C6">
      <w:pPr>
        <w:pStyle w:val="CommentText"/>
      </w:pPr>
      <w:r>
        <w:rPr>
          <w:rStyle w:val="CommentReference"/>
        </w:rPr>
        <w:annotationRef/>
      </w:r>
      <w:r>
        <w:t xml:space="preserve">Carefully review </w:t>
      </w:r>
      <w:hyperlink r:id="rId1" w:anchor="Instructions%20for%20Authors_References" w:history="1">
        <w:r w:rsidRPr="00CA4E69">
          <w:rPr>
            <w:rStyle w:val="Hyperlink"/>
          </w:rPr>
          <w:t>the instructions to authors</w:t>
        </w:r>
      </w:hyperlink>
      <w:r>
        <w:t xml:space="preserve"> and edit accordingly. For instance,</w:t>
      </w:r>
    </w:p>
    <w:p w14:paraId="4F122FBC" w14:textId="77777777" w:rsidR="00BB31C6" w:rsidRDefault="00BB31C6">
      <w:pPr>
        <w:pStyle w:val="CommentText"/>
      </w:pPr>
    </w:p>
    <w:p w14:paraId="543CF4C5" w14:textId="77777777" w:rsidR="00BB31C6" w:rsidRDefault="00BB31C6">
      <w:pPr>
        <w:pStyle w:val="CommentText"/>
        <w:rPr>
          <w:b/>
          <w:bCs/>
        </w:rPr>
      </w:pPr>
      <w:r w:rsidRPr="002D3F2D">
        <w:rPr>
          <w:b/>
          <w:bCs/>
        </w:rPr>
        <w:t>Use a normal, plain font (e.g., 10-point Times Roman) for text.</w:t>
      </w:r>
    </w:p>
    <w:p w14:paraId="3586BDA1" w14:textId="77777777" w:rsidR="00BB31C6" w:rsidRDefault="00BB31C6">
      <w:pPr>
        <w:pStyle w:val="CommentText"/>
        <w:rPr>
          <w:b/>
          <w:bCs/>
        </w:rPr>
      </w:pPr>
    </w:p>
    <w:p w14:paraId="1929FD04" w14:textId="77777777" w:rsidR="00BB31C6" w:rsidRDefault="00BB31C6">
      <w:pPr>
        <w:pStyle w:val="CommentText"/>
      </w:pPr>
      <w:r>
        <w:t xml:space="preserve">As Carlos noted, </w:t>
      </w:r>
    </w:p>
    <w:p w14:paraId="2E7C9804" w14:textId="77777777" w:rsidR="00BB31C6" w:rsidRDefault="00BB31C6">
      <w:pPr>
        <w:pStyle w:val="CommentText"/>
      </w:pPr>
    </w:p>
    <w:p w14:paraId="6736DFA3" w14:textId="2CB93247" w:rsidR="00BB31C6" w:rsidRDefault="00BB31C6" w:rsidP="00CA4E69">
      <w:pPr>
        <w:rPr>
          <w:b/>
          <w:bCs/>
          <w:sz w:val="20"/>
          <w:szCs w:val="20"/>
        </w:rPr>
      </w:pPr>
      <w:r w:rsidRPr="00CA4E69">
        <w:rPr>
          <w:b/>
          <w:bCs/>
          <w:sz w:val="20"/>
          <w:szCs w:val="20"/>
        </w:rPr>
        <w:t>Also note that the journal does not have either a copy-editing service, nor a phase of the pre-publication process where that occurs. It will move directly from editorial to production, as is, so you must make the corrections to the references and other details before it can be accepted.</w:t>
      </w:r>
    </w:p>
    <w:p w14:paraId="3F226AB3" w14:textId="3DFAEE62" w:rsidR="00BB31C6" w:rsidRDefault="00BB31C6" w:rsidP="00CA4E69">
      <w:pPr>
        <w:rPr>
          <w:b/>
          <w:bCs/>
          <w:sz w:val="20"/>
          <w:szCs w:val="20"/>
        </w:rPr>
      </w:pPr>
    </w:p>
    <w:p w14:paraId="5E9804FC" w14:textId="1D416829" w:rsidR="00BB31C6" w:rsidRPr="00CA4E69" w:rsidRDefault="00BB31C6" w:rsidP="00CA4E69">
      <w:pPr>
        <w:rPr>
          <w:sz w:val="20"/>
          <w:szCs w:val="20"/>
        </w:rPr>
      </w:pPr>
      <w:r>
        <w:rPr>
          <w:sz w:val="20"/>
          <w:szCs w:val="20"/>
        </w:rPr>
        <w:t>So, the manuscript must be ready for publication. It is currently not at that stage.</w:t>
      </w:r>
    </w:p>
    <w:p w14:paraId="2F3A8D66" w14:textId="5EC108D4" w:rsidR="00BB31C6" w:rsidRPr="00CA4E69" w:rsidRDefault="00BB31C6">
      <w:pPr>
        <w:pStyle w:val="CommentText"/>
      </w:pPr>
    </w:p>
  </w:comment>
  <w:comment w:id="10" w:author="Kathleen O'Malley" w:date="2023-05-30T09:10:00Z" w:initials="OMKG">
    <w:p w14:paraId="77D990D4" w14:textId="41247354" w:rsidR="00BB31C6" w:rsidRDefault="00BB31C6">
      <w:pPr>
        <w:pStyle w:val="CommentText"/>
      </w:pPr>
      <w:r>
        <w:rPr>
          <w:rStyle w:val="CommentReference"/>
        </w:rPr>
        <w:annotationRef/>
      </w:r>
      <w:r>
        <w:t>Make sure the use of a hyphen is consistent throughout</w:t>
      </w:r>
    </w:p>
  </w:comment>
  <w:comment w:id="24" w:author="Kathleen O'Malley" w:date="2023-05-30T09:22:00Z" w:initials="OMKG">
    <w:p w14:paraId="0A582F1D" w14:textId="30BD8637" w:rsidR="00BB31C6" w:rsidRDefault="00BB31C6">
      <w:pPr>
        <w:pStyle w:val="CommentText"/>
      </w:pPr>
      <w:r>
        <w:rPr>
          <w:rStyle w:val="CommentReference"/>
        </w:rPr>
        <w:annotationRef/>
      </w:r>
      <w:r>
        <w:t xml:space="preserve">Not sure what happened throughout the </w:t>
      </w:r>
      <w:proofErr w:type="spellStart"/>
      <w:r>
        <w:t>ms</w:t>
      </w:r>
      <w:proofErr w:type="spellEnd"/>
      <w:r>
        <w:t>?</w:t>
      </w:r>
    </w:p>
  </w:comment>
  <w:comment w:id="36" w:author="Kathleen O'Malley" w:date="2023-05-30T09:32:00Z" w:initials="OMKG">
    <w:p w14:paraId="2CC219E3" w14:textId="0950ED5E" w:rsidR="00BB31C6" w:rsidRDefault="00BB31C6">
      <w:pPr>
        <w:pStyle w:val="CommentText"/>
      </w:pPr>
      <w:r>
        <w:rPr>
          <w:rStyle w:val="CommentReference"/>
        </w:rPr>
        <w:annotationRef/>
      </w:r>
      <w:r>
        <w:t>All caps?</w:t>
      </w:r>
    </w:p>
  </w:comment>
  <w:comment w:id="46" w:author="Kathleen O'Malley" w:date="2023-05-31T09:37:00Z" w:initials="OMKG">
    <w:p w14:paraId="34E09C59" w14:textId="1A310FEF" w:rsidR="00BB31C6" w:rsidRDefault="00BB31C6">
      <w:pPr>
        <w:pStyle w:val="CommentText"/>
      </w:pPr>
      <w:r>
        <w:rPr>
          <w:rStyle w:val="CommentReference"/>
        </w:rPr>
        <w:annotationRef/>
      </w:r>
      <w:r>
        <w:t>Already stated below?</w:t>
      </w:r>
    </w:p>
  </w:comment>
  <w:comment w:id="58" w:author="Kathleen O'Malley" w:date="2023-05-31T09:37:00Z" w:initials="OMKG">
    <w:p w14:paraId="4E5DE543" w14:textId="0E77171D" w:rsidR="00BB31C6" w:rsidRDefault="00BB31C6">
      <w:pPr>
        <w:pStyle w:val="CommentText"/>
      </w:pPr>
      <w:r>
        <w:rPr>
          <w:rStyle w:val="CommentReference"/>
        </w:rPr>
        <w:annotationRef/>
      </w:r>
      <w:r>
        <w:t>Already stated below?</w:t>
      </w:r>
    </w:p>
  </w:comment>
  <w:comment w:id="67" w:author="Kathleen O'Malley" w:date="2023-05-31T09:49:00Z" w:initials="OMKG">
    <w:p w14:paraId="3C3640F6" w14:textId="5B311095" w:rsidR="00BB31C6" w:rsidRDefault="00BB31C6">
      <w:pPr>
        <w:pStyle w:val="CommentText"/>
      </w:pPr>
      <w:r>
        <w:rPr>
          <w:rStyle w:val="CommentReference"/>
        </w:rPr>
        <w:annotationRef/>
      </w:r>
      <w:r>
        <w:t>I don’t think you have defined this yet?</w:t>
      </w:r>
    </w:p>
  </w:comment>
  <w:comment w:id="72" w:author="Kathleen O'Malley" w:date="2023-05-31T10:02:00Z" w:initials="OMKG">
    <w:p w14:paraId="15D69048" w14:textId="771601D8" w:rsidR="00BB31C6" w:rsidRDefault="00BB31C6">
      <w:pPr>
        <w:pStyle w:val="CommentText"/>
      </w:pPr>
      <w:r>
        <w:rPr>
          <w:rStyle w:val="CommentReference"/>
        </w:rPr>
        <w:annotationRef/>
      </w:r>
      <w:r>
        <w:t>Might be best to present results for neutral dataset then the migration timing marker dataset rather than mix them here.</w:t>
      </w:r>
    </w:p>
  </w:comment>
  <w:comment w:id="83" w:author="Kathleen O'Malley" w:date="2023-05-31T09:50:00Z" w:initials="OMKG">
    <w:p w14:paraId="473805FD" w14:textId="4930809A" w:rsidR="00BB31C6" w:rsidRDefault="00BB31C6">
      <w:pPr>
        <w:pStyle w:val="CommentText"/>
      </w:pPr>
      <w:r>
        <w:rPr>
          <w:rStyle w:val="CommentReference"/>
        </w:rPr>
        <w:annotationRef/>
      </w:r>
      <w:r>
        <w:t>Again, make sure you do a search and replace to edit the entire document</w:t>
      </w:r>
    </w:p>
  </w:comment>
  <w:comment w:id="88" w:author="Kathleen O'Malley" w:date="2023-05-31T10:04:00Z" w:initials="OMKG">
    <w:p w14:paraId="2575CF99" w14:textId="5C9D63D2" w:rsidR="00BB31C6" w:rsidRDefault="00BB31C6">
      <w:pPr>
        <w:pStyle w:val="CommentText"/>
      </w:pPr>
      <w:r>
        <w:rPr>
          <w:rStyle w:val="CommentReference"/>
        </w:rPr>
        <w:annotationRef/>
      </w:r>
      <w:r>
        <w:t>Number of decimal places is not consistent throughout – switches between 3 and 4</w:t>
      </w:r>
    </w:p>
  </w:comment>
  <w:comment w:id="97" w:author="Kathleen O'Malley" w:date="2023-05-31T11:21:00Z" w:initials="OMKG">
    <w:p w14:paraId="0608761B" w14:textId="7EB1954F" w:rsidR="00BB31C6" w:rsidRDefault="00BB31C6">
      <w:pPr>
        <w:pStyle w:val="CommentText"/>
      </w:pPr>
      <w:r>
        <w:rPr>
          <w:rStyle w:val="CommentReference"/>
        </w:rPr>
        <w:annotationRef/>
      </w:r>
      <w:r>
        <w:t>Please carefully review instructions to authors to make sure requirements are met</w:t>
      </w:r>
    </w:p>
  </w:comment>
  <w:comment w:id="98" w:author="Kathleen O'Malley" w:date="2023-05-31T13:32:00Z" w:initials="OMKG">
    <w:p w14:paraId="38229308" w14:textId="3BFCC920" w:rsidR="00BB31C6" w:rsidRDefault="00BB31C6">
      <w:pPr>
        <w:pStyle w:val="CommentText"/>
      </w:pPr>
      <w:r>
        <w:rPr>
          <w:rStyle w:val="CommentReference"/>
        </w:rPr>
        <w:annotationRef/>
      </w:r>
      <w:r>
        <w:t>Why hyphens?</w:t>
      </w:r>
    </w:p>
  </w:comment>
  <w:comment w:id="99" w:author="Kathleen O'Malley" w:date="2023-05-31T11:20:00Z" w:initials="OMKG">
    <w:p w14:paraId="3161AC2C" w14:textId="3DB43824" w:rsidR="00BB31C6" w:rsidRDefault="00BB31C6" w:rsidP="00335CEC">
      <w:pPr>
        <w:shd w:val="clear" w:color="auto" w:fill="FCFCFC"/>
        <w:rPr>
          <w:rFonts w:ascii="Segoe UI" w:hAnsi="Segoe UI" w:cs="Segoe UI"/>
          <w:color w:val="333333"/>
          <w:sz w:val="27"/>
          <w:szCs w:val="27"/>
        </w:rPr>
      </w:pPr>
      <w:r>
        <w:rPr>
          <w:rStyle w:val="CommentReference"/>
        </w:rPr>
        <w:annotationRef/>
      </w:r>
      <w:r>
        <w:rPr>
          <w:rFonts w:ascii="Segoe UI" w:hAnsi="Segoe UI" w:cs="Segoe UI"/>
          <w:color w:val="333333"/>
          <w:sz w:val="27"/>
          <w:szCs w:val="27"/>
        </w:rPr>
        <w:t>From the instruction to authors:</w:t>
      </w:r>
    </w:p>
    <w:p w14:paraId="3C526E5B" w14:textId="77777777" w:rsidR="00BB31C6" w:rsidRDefault="00BB31C6" w:rsidP="00335CEC">
      <w:pPr>
        <w:shd w:val="clear" w:color="auto" w:fill="FCFCFC"/>
        <w:rPr>
          <w:rFonts w:ascii="Segoe UI" w:hAnsi="Segoe UI" w:cs="Segoe UI"/>
          <w:color w:val="333333"/>
          <w:sz w:val="27"/>
          <w:szCs w:val="27"/>
        </w:rPr>
      </w:pPr>
    </w:p>
    <w:p w14:paraId="7236227E" w14:textId="6ECFB1A5" w:rsidR="00BB31C6" w:rsidRDefault="00BB31C6" w:rsidP="00335CEC">
      <w:pPr>
        <w:shd w:val="clear" w:color="auto" w:fill="FCFCFC"/>
        <w:rPr>
          <w:rFonts w:ascii="Segoe UI" w:hAnsi="Segoe UI" w:cs="Segoe UI"/>
          <w:color w:val="333333"/>
          <w:sz w:val="27"/>
          <w:szCs w:val="27"/>
        </w:rPr>
      </w:pPr>
      <w:r>
        <w:rPr>
          <w:rFonts w:ascii="Segoe UI" w:hAnsi="Segoe UI" w:cs="Segoe UI"/>
          <w:color w:val="333333"/>
          <w:sz w:val="27"/>
          <w:szCs w:val="27"/>
        </w:rPr>
        <w:t>No punctuation is to be included after the number, nor is any punctuation to be placed at the end of the caption.</w:t>
      </w:r>
    </w:p>
    <w:p w14:paraId="38410CEE" w14:textId="21D61EC2" w:rsidR="00BB31C6" w:rsidRDefault="00BB31C6">
      <w:pPr>
        <w:pStyle w:val="CommentText"/>
      </w:pPr>
    </w:p>
  </w:comment>
  <w:comment w:id="100" w:author="Kathleen O'Malley" w:date="2023-05-31T13:30:00Z" w:initials="OMKG">
    <w:p w14:paraId="32D671AA" w14:textId="67D356DB" w:rsidR="00BB31C6" w:rsidRDefault="00BB31C6">
      <w:pPr>
        <w:pStyle w:val="CommentText"/>
      </w:pPr>
      <w:r>
        <w:rPr>
          <w:rStyle w:val="CommentReference"/>
        </w:rPr>
        <w:annotationRef/>
      </w:r>
    </w:p>
  </w:comment>
  <w:comment w:id="103" w:author="Kathleen O'Malley" w:date="2023-05-31T13:29:00Z" w:initials="OMKG">
    <w:p w14:paraId="75432705" w14:textId="2C3CE0AE" w:rsidR="00BB31C6" w:rsidRDefault="00BB31C6">
      <w:pPr>
        <w:pStyle w:val="CommentText"/>
      </w:pPr>
      <w:r>
        <w:rPr>
          <w:rStyle w:val="CommentReference"/>
        </w:rPr>
        <w:annotationRef/>
      </w:r>
    </w:p>
  </w:comment>
  <w:comment w:id="104" w:author="Kathleen O'Malley" w:date="2023-05-31T13:30:00Z" w:initials="OMKG">
    <w:p w14:paraId="34907BBE" w14:textId="25E80310" w:rsidR="00BB31C6" w:rsidRDefault="00BB31C6">
      <w:pPr>
        <w:pStyle w:val="CommentText"/>
      </w:pPr>
      <w:r>
        <w:rPr>
          <w:rStyle w:val="CommentReference"/>
        </w:rPr>
        <w:annotationRef/>
      </w:r>
    </w:p>
  </w:comment>
  <w:comment w:id="105" w:author="Kathleen O'Malley" w:date="2023-05-31T13:30:00Z" w:initials="OMKG">
    <w:p w14:paraId="0D31AF5C" w14:textId="687AEABF" w:rsidR="00BB31C6" w:rsidRDefault="00BB31C6">
      <w:pPr>
        <w:pStyle w:val="CommentText"/>
      </w:pPr>
      <w:r>
        <w:rPr>
          <w:rStyle w:val="CommentReference"/>
        </w:rPr>
        <w:annotationRef/>
      </w:r>
      <w:r>
        <w:t>Present in the same order</w:t>
      </w:r>
    </w:p>
  </w:comment>
  <w:comment w:id="113" w:author="Kathleen O'Malley" w:date="2023-05-31T11:55:00Z" w:initials="OMKG">
    <w:p w14:paraId="77DF6AA5" w14:textId="3AA12FDE" w:rsidR="00BB31C6" w:rsidRDefault="00BB31C6">
      <w:pPr>
        <w:pStyle w:val="CommentText"/>
      </w:pPr>
      <w:r>
        <w:rPr>
          <w:rStyle w:val="CommentReference"/>
        </w:rPr>
        <w:annotationRef/>
      </w:r>
      <w:r>
        <w:t>No colon</w:t>
      </w:r>
    </w:p>
  </w:comment>
  <w:comment w:id="114" w:author="Kathleen O'Malley" w:date="2023-05-31T11:55:00Z" w:initials="OMKG">
    <w:p w14:paraId="67018BB7" w14:textId="6DA23203" w:rsidR="00BB31C6" w:rsidRDefault="00BB31C6">
      <w:pPr>
        <w:pStyle w:val="CommentText"/>
      </w:pPr>
      <w:r>
        <w:rPr>
          <w:rStyle w:val="CommentReference"/>
        </w:rPr>
        <w:annotationRef/>
      </w:r>
      <w:r>
        <w:t>Check instructions to authors</w:t>
      </w:r>
    </w:p>
  </w:comment>
  <w:comment w:id="115" w:author="Kathleen O'Malley" w:date="2023-05-31T11:55:00Z" w:initials="OMKG">
    <w:p w14:paraId="45B1C2C8" w14:textId="4F8A3D82" w:rsidR="00BB31C6" w:rsidRDefault="00BB31C6">
      <w:pPr>
        <w:pStyle w:val="CommentText"/>
      </w:pPr>
      <w:r>
        <w:rPr>
          <w:rStyle w:val="CommentReference"/>
        </w:rPr>
        <w:annotationRef/>
      </w:r>
    </w:p>
  </w:comment>
  <w:comment w:id="116" w:author="Kathleen O'Malley" w:date="2023-05-31T11:55:00Z" w:initials="OMKG">
    <w:p w14:paraId="7681B124" w14:textId="6875B8B9" w:rsidR="00BB31C6" w:rsidRDefault="00BB31C6">
      <w:pPr>
        <w:pStyle w:val="CommentText"/>
      </w:pPr>
      <w:r>
        <w:rPr>
          <w:rStyle w:val="CommentReference"/>
        </w:rPr>
        <w:annotationRef/>
      </w:r>
    </w:p>
  </w:comment>
  <w:comment w:id="117" w:author="Kathleen O'Malley" w:date="2023-05-31T11:54:00Z" w:initials="OMKG">
    <w:p w14:paraId="1E736D7C" w14:textId="77777777" w:rsidR="00BB31C6" w:rsidRDefault="00BB31C6">
      <w:pPr>
        <w:pStyle w:val="CommentText"/>
      </w:pPr>
      <w:r>
        <w:rPr>
          <w:rStyle w:val="CommentReference"/>
        </w:rPr>
        <w:annotationRef/>
      </w:r>
      <w:r>
        <w:t>See comment above</w:t>
      </w:r>
    </w:p>
    <w:p w14:paraId="71FF9D1A" w14:textId="703438C9" w:rsidR="00BB31C6" w:rsidRDefault="00BB31C6">
      <w:pPr>
        <w:pStyle w:val="CommentText"/>
      </w:pPr>
    </w:p>
  </w:comment>
  <w:comment w:id="118" w:author="Kathleen O'Malley" w:date="2023-05-31T11:54:00Z" w:initials="OMKG">
    <w:p w14:paraId="2E92B126" w14:textId="2E370430" w:rsidR="00BB31C6" w:rsidRDefault="00BB31C6">
      <w:pPr>
        <w:pStyle w:val="CommentText"/>
      </w:pPr>
      <w:r>
        <w:rPr>
          <w:rStyle w:val="CommentReference"/>
        </w:rPr>
        <w:annotationRef/>
      </w:r>
      <w:r>
        <w:t>Missing hyphens</w:t>
      </w:r>
    </w:p>
  </w:comment>
  <w:comment w:id="119" w:author="Kathleen O'Malley" w:date="2023-05-31T11:55:00Z" w:initials="OMKG">
    <w:p w14:paraId="2E98B960" w14:textId="340C6FD8" w:rsidR="00BB31C6" w:rsidRDefault="00BB31C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1E7EA3" w15:done="0"/>
  <w15:commentEx w15:paraId="1DC10A6F" w15:done="0"/>
  <w15:commentEx w15:paraId="6EAFC312" w15:done="0"/>
  <w15:commentEx w15:paraId="7D2EAC82" w15:done="0"/>
  <w15:commentEx w15:paraId="2F3A8D66" w15:done="0"/>
  <w15:commentEx w15:paraId="77D990D4" w15:done="0"/>
  <w15:commentEx w15:paraId="0A582F1D" w15:done="0"/>
  <w15:commentEx w15:paraId="2CC219E3" w15:done="0"/>
  <w15:commentEx w15:paraId="34E09C59" w15:done="0"/>
  <w15:commentEx w15:paraId="4E5DE543" w15:done="0"/>
  <w15:commentEx w15:paraId="3C3640F6" w15:done="0"/>
  <w15:commentEx w15:paraId="15D69048" w15:done="0"/>
  <w15:commentEx w15:paraId="473805FD" w15:done="0"/>
  <w15:commentEx w15:paraId="2575CF99" w15:done="0"/>
  <w15:commentEx w15:paraId="0608761B" w15:done="0"/>
  <w15:commentEx w15:paraId="38229308" w15:done="0"/>
  <w15:commentEx w15:paraId="38410CEE" w15:done="0"/>
  <w15:commentEx w15:paraId="32D671AA" w15:done="0"/>
  <w15:commentEx w15:paraId="75432705" w15:done="0"/>
  <w15:commentEx w15:paraId="34907BBE" w15:done="0"/>
  <w15:commentEx w15:paraId="0D31AF5C" w15:done="0"/>
  <w15:commentEx w15:paraId="77DF6AA5" w15:done="0"/>
  <w15:commentEx w15:paraId="67018BB7" w15:done="0"/>
  <w15:commentEx w15:paraId="45B1C2C8" w15:done="0"/>
  <w15:commentEx w15:paraId="7681B124" w15:done="0"/>
  <w15:commentEx w15:paraId="71FF9D1A" w15:done="0"/>
  <w15:commentEx w15:paraId="2E92B126" w15:done="0"/>
  <w15:commentEx w15:paraId="2E98B9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034F2" w16cex:dateUtc="2023-05-30T15:40:00Z"/>
  <w16cex:commentExtensible w16cex:durableId="28203526" w16cex:dateUtc="2023-05-30T15:41:00Z"/>
  <w16cex:commentExtensible w16cex:durableId="28203644" w16cex:dateUtc="2023-05-30T15:45:00Z"/>
  <w16cex:commentExtensible w16cex:durableId="28203559" w16cex:dateUtc="2023-05-30T15:42:00Z"/>
  <w16cex:commentExtensible w16cex:durableId="282037B9" w16cex:dateUtc="2023-05-30T15:52:00Z"/>
  <w16cex:commentExtensible w16cex:durableId="28203C15" w16cex:dateUtc="2023-05-30T16:10:00Z"/>
  <w16cex:commentExtensible w16cex:durableId="28203EBF" w16cex:dateUtc="2023-05-30T16:22:00Z"/>
  <w16cex:commentExtensible w16cex:durableId="28204131" w16cex:dateUtc="2023-05-30T16:32:00Z"/>
  <w16cex:commentExtensible w16cex:durableId="282193CB" w16cex:dateUtc="2023-05-31T16:37:00Z"/>
  <w16cex:commentExtensible w16cex:durableId="282193C1" w16cex:dateUtc="2023-05-31T16:37:00Z"/>
  <w16cex:commentExtensible w16cex:durableId="282196A0" w16cex:dateUtc="2023-05-31T16:49:00Z"/>
  <w16cex:commentExtensible w16cex:durableId="282199B6" w16cex:dateUtc="2023-05-31T17:02:00Z"/>
  <w16cex:commentExtensible w16cex:durableId="28219700" w16cex:dateUtc="2023-05-31T16:50:00Z"/>
  <w16cex:commentExtensible w16cex:durableId="28219A3C" w16cex:dateUtc="2023-05-31T17:04:00Z"/>
  <w16cex:commentExtensible w16cex:durableId="2821AC4E" w16cex:dateUtc="2023-05-31T18:21:00Z"/>
  <w16cex:commentExtensible w16cex:durableId="2821CAE4" w16cex:dateUtc="2023-05-31T20:32:00Z"/>
  <w16cex:commentExtensible w16cex:durableId="2821ABF8" w16cex:dateUtc="2023-05-31T18:20:00Z"/>
  <w16cex:commentExtensible w16cex:durableId="2821CA93" w16cex:dateUtc="2023-05-31T20:30:00Z"/>
  <w16cex:commentExtensible w16cex:durableId="2821CA50" w16cex:dateUtc="2023-05-31T20:29:00Z"/>
  <w16cex:commentExtensible w16cex:durableId="2821CA6A" w16cex:dateUtc="2023-05-31T20:30:00Z"/>
  <w16cex:commentExtensible w16cex:durableId="2821CA71" w16cex:dateUtc="2023-05-31T20:30:00Z"/>
  <w16cex:commentExtensible w16cex:durableId="2821B434" w16cex:dateUtc="2023-05-31T18:55:00Z"/>
  <w16cex:commentExtensible w16cex:durableId="2821B43F" w16cex:dateUtc="2023-05-31T18:55:00Z"/>
  <w16cex:commentExtensible w16cex:durableId="2821B430" w16cex:dateUtc="2023-05-31T18:55:00Z"/>
  <w16cex:commentExtensible w16cex:durableId="2821B42E" w16cex:dateUtc="2023-05-31T18:55:00Z"/>
  <w16cex:commentExtensible w16cex:durableId="2821B3D8" w16cex:dateUtc="2023-05-31T18:54:00Z"/>
  <w16cex:commentExtensible w16cex:durableId="2821B3F1" w16cex:dateUtc="2023-05-31T18:54:00Z"/>
  <w16cex:commentExtensible w16cex:durableId="2821B425" w16cex:dateUtc="2023-05-31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1E7EA3" w16cid:durableId="282034F2"/>
  <w16cid:commentId w16cid:paraId="1DC10A6F" w16cid:durableId="28203526"/>
  <w16cid:commentId w16cid:paraId="6EAFC312" w16cid:durableId="28203644"/>
  <w16cid:commentId w16cid:paraId="7D2EAC82" w16cid:durableId="28203559"/>
  <w16cid:commentId w16cid:paraId="2F3A8D66" w16cid:durableId="282037B9"/>
  <w16cid:commentId w16cid:paraId="77D990D4" w16cid:durableId="28203C15"/>
  <w16cid:commentId w16cid:paraId="0A582F1D" w16cid:durableId="28203EBF"/>
  <w16cid:commentId w16cid:paraId="2CC219E3" w16cid:durableId="28204131"/>
  <w16cid:commentId w16cid:paraId="34E09C59" w16cid:durableId="282193CB"/>
  <w16cid:commentId w16cid:paraId="4E5DE543" w16cid:durableId="282193C1"/>
  <w16cid:commentId w16cid:paraId="3C3640F6" w16cid:durableId="282196A0"/>
  <w16cid:commentId w16cid:paraId="15D69048" w16cid:durableId="282199B6"/>
  <w16cid:commentId w16cid:paraId="473805FD" w16cid:durableId="28219700"/>
  <w16cid:commentId w16cid:paraId="2575CF99" w16cid:durableId="28219A3C"/>
  <w16cid:commentId w16cid:paraId="0608761B" w16cid:durableId="2821AC4E"/>
  <w16cid:commentId w16cid:paraId="38229308" w16cid:durableId="2821CAE4"/>
  <w16cid:commentId w16cid:paraId="38410CEE" w16cid:durableId="2821ABF8"/>
  <w16cid:commentId w16cid:paraId="32D671AA" w16cid:durableId="2821CA93"/>
  <w16cid:commentId w16cid:paraId="75432705" w16cid:durableId="2821CA50"/>
  <w16cid:commentId w16cid:paraId="34907BBE" w16cid:durableId="2821CA6A"/>
  <w16cid:commentId w16cid:paraId="0D31AF5C" w16cid:durableId="2821CA71"/>
  <w16cid:commentId w16cid:paraId="77DF6AA5" w16cid:durableId="2821B434"/>
  <w16cid:commentId w16cid:paraId="67018BB7" w16cid:durableId="2821B43F"/>
  <w16cid:commentId w16cid:paraId="45B1C2C8" w16cid:durableId="2821B430"/>
  <w16cid:commentId w16cid:paraId="7681B124" w16cid:durableId="2821B42E"/>
  <w16cid:commentId w16cid:paraId="71FF9D1A" w16cid:durableId="2821B3D8"/>
  <w16cid:commentId w16cid:paraId="2E92B126" w16cid:durableId="2821B3F1"/>
  <w16cid:commentId w16cid:paraId="2E98B960" w16cid:durableId="2821B4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992DC" w14:textId="77777777" w:rsidR="008E4C2A" w:rsidRDefault="008E4C2A" w:rsidP="00764A02">
      <w:r>
        <w:separator/>
      </w:r>
    </w:p>
  </w:endnote>
  <w:endnote w:type="continuationSeparator" w:id="0">
    <w:p w14:paraId="724C5D64" w14:textId="77777777" w:rsidR="008E4C2A" w:rsidRDefault="008E4C2A" w:rsidP="00764A02">
      <w:r>
        <w:continuationSeparator/>
      </w:r>
    </w:p>
  </w:endnote>
  <w:endnote w:type="continuationNotice" w:id="1">
    <w:p w14:paraId="18C87867" w14:textId="77777777" w:rsidR="008E4C2A" w:rsidRDefault="008E4C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7657266"/>
      <w:docPartObj>
        <w:docPartGallery w:val="Page Numbers (Bottom of Page)"/>
        <w:docPartUnique/>
      </w:docPartObj>
    </w:sdtPr>
    <w:sdtContent>
      <w:p w14:paraId="632CE088" w14:textId="088BA343" w:rsidR="00BB31C6" w:rsidRDefault="00BB31C6" w:rsidP="00F347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5A0F33" w14:textId="77777777" w:rsidR="00BB31C6" w:rsidRDefault="00BB31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4414493"/>
      <w:docPartObj>
        <w:docPartGallery w:val="Page Numbers (Bottom of Page)"/>
        <w:docPartUnique/>
      </w:docPartObj>
    </w:sdtPr>
    <w:sdtContent>
      <w:p w14:paraId="2D7E1CCE" w14:textId="27F8DE35" w:rsidR="00BB31C6" w:rsidRDefault="00BB31C6" w:rsidP="00F347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42C90718" w14:textId="77777777" w:rsidR="00BB31C6" w:rsidRDefault="00BB3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C4269" w14:textId="77777777" w:rsidR="008E4C2A" w:rsidRDefault="008E4C2A" w:rsidP="00764A02">
      <w:r>
        <w:separator/>
      </w:r>
    </w:p>
  </w:footnote>
  <w:footnote w:type="continuationSeparator" w:id="0">
    <w:p w14:paraId="023B3E99" w14:textId="77777777" w:rsidR="008E4C2A" w:rsidRDefault="008E4C2A" w:rsidP="00764A02">
      <w:r>
        <w:continuationSeparator/>
      </w:r>
    </w:p>
  </w:footnote>
  <w:footnote w:type="continuationNotice" w:id="1">
    <w:p w14:paraId="7DBAB871" w14:textId="77777777" w:rsidR="008E4C2A" w:rsidRDefault="008E4C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D7C67" w14:textId="03BE293C" w:rsidR="00BB31C6" w:rsidRDefault="00BB31C6">
    <w:pPr>
      <w:pStyle w:val="Header"/>
    </w:pPr>
    <w:r>
      <w:t>Rogue Steelhead</w:t>
    </w:r>
    <w:r w:rsidRPr="00764A02">
      <w:t xml:space="preserve"> </w:t>
    </w:r>
    <w:r w:rsidRPr="001E3E8D">
      <w:rPr>
        <w:i/>
        <w:iCs/>
      </w:rPr>
      <w:t>Conservation Genetics</w:t>
    </w:r>
  </w:p>
  <w:p w14:paraId="43B44C69" w14:textId="77777777" w:rsidR="00BB31C6" w:rsidRPr="00764A02" w:rsidRDefault="00BB3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08A5"/>
    <w:multiLevelType w:val="hybridMultilevel"/>
    <w:tmpl w:val="CF78C2E2"/>
    <w:lvl w:ilvl="0" w:tplc="F9141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0D551C"/>
    <w:multiLevelType w:val="multilevel"/>
    <w:tmpl w:val="B48A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F5C18"/>
    <w:multiLevelType w:val="hybridMultilevel"/>
    <w:tmpl w:val="B980E0DC"/>
    <w:lvl w:ilvl="0" w:tplc="6A688B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AF6202"/>
    <w:multiLevelType w:val="hybridMultilevel"/>
    <w:tmpl w:val="52DE9F2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66B87"/>
    <w:multiLevelType w:val="hybridMultilevel"/>
    <w:tmpl w:val="6CC64AC4"/>
    <w:lvl w:ilvl="0" w:tplc="AF304DD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BB66B0"/>
    <w:multiLevelType w:val="hybridMultilevel"/>
    <w:tmpl w:val="8B7EC70E"/>
    <w:lvl w:ilvl="0" w:tplc="AF304DD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D2551"/>
    <w:multiLevelType w:val="hybridMultilevel"/>
    <w:tmpl w:val="B720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58123E"/>
    <w:multiLevelType w:val="hybridMultilevel"/>
    <w:tmpl w:val="F68A9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5A7D57"/>
    <w:multiLevelType w:val="hybridMultilevel"/>
    <w:tmpl w:val="7CF8B414"/>
    <w:lvl w:ilvl="0" w:tplc="F3E0906C">
      <w:start w:val="1"/>
      <w:numFmt w:val="bullet"/>
      <w:lvlText w:val="•"/>
      <w:lvlJc w:val="left"/>
      <w:pPr>
        <w:tabs>
          <w:tab w:val="num" w:pos="720"/>
        </w:tabs>
        <w:ind w:left="720" w:hanging="360"/>
      </w:pPr>
      <w:rPr>
        <w:rFonts w:ascii="Arial" w:hAnsi="Arial" w:hint="default"/>
      </w:rPr>
    </w:lvl>
    <w:lvl w:ilvl="1" w:tplc="E7E0386E">
      <w:start w:val="1"/>
      <w:numFmt w:val="bullet"/>
      <w:lvlText w:val="•"/>
      <w:lvlJc w:val="left"/>
      <w:pPr>
        <w:tabs>
          <w:tab w:val="num" w:pos="1440"/>
        </w:tabs>
        <w:ind w:left="1440" w:hanging="360"/>
      </w:pPr>
      <w:rPr>
        <w:rFonts w:ascii="Arial" w:hAnsi="Arial" w:hint="default"/>
      </w:rPr>
    </w:lvl>
    <w:lvl w:ilvl="2" w:tplc="27A8D3AA" w:tentative="1">
      <w:start w:val="1"/>
      <w:numFmt w:val="bullet"/>
      <w:lvlText w:val="•"/>
      <w:lvlJc w:val="left"/>
      <w:pPr>
        <w:tabs>
          <w:tab w:val="num" w:pos="2160"/>
        </w:tabs>
        <w:ind w:left="2160" w:hanging="360"/>
      </w:pPr>
      <w:rPr>
        <w:rFonts w:ascii="Arial" w:hAnsi="Arial" w:hint="default"/>
      </w:rPr>
    </w:lvl>
    <w:lvl w:ilvl="3" w:tplc="A1EA1F7C" w:tentative="1">
      <w:start w:val="1"/>
      <w:numFmt w:val="bullet"/>
      <w:lvlText w:val="•"/>
      <w:lvlJc w:val="left"/>
      <w:pPr>
        <w:tabs>
          <w:tab w:val="num" w:pos="2880"/>
        </w:tabs>
        <w:ind w:left="2880" w:hanging="360"/>
      </w:pPr>
      <w:rPr>
        <w:rFonts w:ascii="Arial" w:hAnsi="Arial" w:hint="default"/>
      </w:rPr>
    </w:lvl>
    <w:lvl w:ilvl="4" w:tplc="4192E162" w:tentative="1">
      <w:start w:val="1"/>
      <w:numFmt w:val="bullet"/>
      <w:lvlText w:val="•"/>
      <w:lvlJc w:val="left"/>
      <w:pPr>
        <w:tabs>
          <w:tab w:val="num" w:pos="3600"/>
        </w:tabs>
        <w:ind w:left="3600" w:hanging="360"/>
      </w:pPr>
      <w:rPr>
        <w:rFonts w:ascii="Arial" w:hAnsi="Arial" w:hint="default"/>
      </w:rPr>
    </w:lvl>
    <w:lvl w:ilvl="5" w:tplc="1CFA1254" w:tentative="1">
      <w:start w:val="1"/>
      <w:numFmt w:val="bullet"/>
      <w:lvlText w:val="•"/>
      <w:lvlJc w:val="left"/>
      <w:pPr>
        <w:tabs>
          <w:tab w:val="num" w:pos="4320"/>
        </w:tabs>
        <w:ind w:left="4320" w:hanging="360"/>
      </w:pPr>
      <w:rPr>
        <w:rFonts w:ascii="Arial" w:hAnsi="Arial" w:hint="default"/>
      </w:rPr>
    </w:lvl>
    <w:lvl w:ilvl="6" w:tplc="A4CA5B7C" w:tentative="1">
      <w:start w:val="1"/>
      <w:numFmt w:val="bullet"/>
      <w:lvlText w:val="•"/>
      <w:lvlJc w:val="left"/>
      <w:pPr>
        <w:tabs>
          <w:tab w:val="num" w:pos="5040"/>
        </w:tabs>
        <w:ind w:left="5040" w:hanging="360"/>
      </w:pPr>
      <w:rPr>
        <w:rFonts w:ascii="Arial" w:hAnsi="Arial" w:hint="default"/>
      </w:rPr>
    </w:lvl>
    <w:lvl w:ilvl="7" w:tplc="247C28A8" w:tentative="1">
      <w:start w:val="1"/>
      <w:numFmt w:val="bullet"/>
      <w:lvlText w:val="•"/>
      <w:lvlJc w:val="left"/>
      <w:pPr>
        <w:tabs>
          <w:tab w:val="num" w:pos="5760"/>
        </w:tabs>
        <w:ind w:left="5760" w:hanging="360"/>
      </w:pPr>
      <w:rPr>
        <w:rFonts w:ascii="Arial" w:hAnsi="Arial" w:hint="default"/>
      </w:rPr>
    </w:lvl>
    <w:lvl w:ilvl="8" w:tplc="FD72AC4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78B6460"/>
    <w:multiLevelType w:val="hybridMultilevel"/>
    <w:tmpl w:val="BE44B3D6"/>
    <w:lvl w:ilvl="0" w:tplc="25C8E7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DA2B69"/>
    <w:multiLevelType w:val="hybridMultilevel"/>
    <w:tmpl w:val="661EEF7C"/>
    <w:lvl w:ilvl="0" w:tplc="610215C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FD3518"/>
    <w:multiLevelType w:val="hybridMultilevel"/>
    <w:tmpl w:val="40045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AA036E"/>
    <w:multiLevelType w:val="hybridMultilevel"/>
    <w:tmpl w:val="7CB6C4F2"/>
    <w:lvl w:ilvl="0" w:tplc="CB2AA9C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3" w15:restartNumberingAfterBreak="0">
    <w:nsid w:val="647E0ED9"/>
    <w:multiLevelType w:val="hybridMultilevel"/>
    <w:tmpl w:val="A5702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110392"/>
    <w:multiLevelType w:val="hybridMultilevel"/>
    <w:tmpl w:val="61209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F8148D"/>
    <w:multiLevelType w:val="hybridMultilevel"/>
    <w:tmpl w:val="427CE24C"/>
    <w:lvl w:ilvl="0" w:tplc="AF304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283CE4"/>
    <w:multiLevelType w:val="hybridMultilevel"/>
    <w:tmpl w:val="6EC4D3D8"/>
    <w:lvl w:ilvl="0" w:tplc="AF304DDC">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9F14BC"/>
    <w:multiLevelType w:val="hybridMultilevel"/>
    <w:tmpl w:val="B6567EC4"/>
    <w:lvl w:ilvl="0" w:tplc="224287E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9B4009"/>
    <w:multiLevelType w:val="hybridMultilevel"/>
    <w:tmpl w:val="29F85652"/>
    <w:lvl w:ilvl="0" w:tplc="5B0C3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B0474"/>
    <w:multiLevelType w:val="hybridMultilevel"/>
    <w:tmpl w:val="05FA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4111EB"/>
    <w:multiLevelType w:val="multilevel"/>
    <w:tmpl w:val="4252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DF0306"/>
    <w:multiLevelType w:val="hybridMultilevel"/>
    <w:tmpl w:val="7640F6A2"/>
    <w:lvl w:ilvl="0" w:tplc="E1EA64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B0473"/>
    <w:multiLevelType w:val="hybridMultilevel"/>
    <w:tmpl w:val="45AAD776"/>
    <w:lvl w:ilvl="0" w:tplc="322AC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1"/>
  </w:num>
  <w:num w:numId="3">
    <w:abstractNumId w:val="21"/>
  </w:num>
  <w:num w:numId="4">
    <w:abstractNumId w:val="6"/>
  </w:num>
  <w:num w:numId="5">
    <w:abstractNumId w:val="9"/>
  </w:num>
  <w:num w:numId="6">
    <w:abstractNumId w:val="10"/>
  </w:num>
  <w:num w:numId="7">
    <w:abstractNumId w:val="22"/>
  </w:num>
  <w:num w:numId="8">
    <w:abstractNumId w:val="7"/>
  </w:num>
  <w:num w:numId="9">
    <w:abstractNumId w:val="0"/>
  </w:num>
  <w:num w:numId="10">
    <w:abstractNumId w:val="2"/>
  </w:num>
  <w:num w:numId="11">
    <w:abstractNumId w:val="3"/>
  </w:num>
  <w:num w:numId="12">
    <w:abstractNumId w:val="18"/>
  </w:num>
  <w:num w:numId="13">
    <w:abstractNumId w:val="17"/>
  </w:num>
  <w:num w:numId="14">
    <w:abstractNumId w:val="12"/>
  </w:num>
  <w:num w:numId="15">
    <w:abstractNumId w:val="13"/>
  </w:num>
  <w:num w:numId="16">
    <w:abstractNumId w:val="15"/>
  </w:num>
  <w:num w:numId="17">
    <w:abstractNumId w:val="14"/>
  </w:num>
  <w:num w:numId="18">
    <w:abstractNumId w:val="4"/>
  </w:num>
  <w:num w:numId="19">
    <w:abstractNumId w:val="16"/>
  </w:num>
  <w:num w:numId="20">
    <w:abstractNumId w:val="5"/>
  </w:num>
  <w:num w:numId="21">
    <w:abstractNumId w:val="19"/>
  </w:num>
  <w:num w:numId="22">
    <w:abstractNumId w:val="8"/>
  </w:num>
  <w:num w:numId="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Conservation Genetics (revis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305&lt;/item&gt;&lt;item&gt;488&lt;/item&gt;&lt;item&gt;490&lt;/item&gt;&lt;item&gt;491&lt;/item&gt;&lt;item&gt;546&lt;/item&gt;&lt;item&gt;673&lt;/item&gt;&lt;item&gt;804&lt;/item&gt;&lt;item&gt;971&lt;/item&gt;&lt;item&gt;1338&lt;/item&gt;&lt;item&gt;1339&lt;/item&gt;&lt;item&gt;1340&lt;/item&gt;&lt;item&gt;1341&lt;/item&gt;&lt;item&gt;1343&lt;/item&gt;&lt;item&gt;1346&lt;/item&gt;&lt;item&gt;1347&lt;/item&gt;&lt;item&gt;1349&lt;/item&gt;&lt;item&gt;1350&lt;/item&gt;&lt;item&gt;1355&lt;/item&gt;&lt;item&gt;1356&lt;/item&gt;&lt;item&gt;1357&lt;/item&gt;&lt;item&gt;1358&lt;/item&gt;&lt;item&gt;1359&lt;/item&gt;&lt;item&gt;1361&lt;/item&gt;&lt;item&gt;1362&lt;/item&gt;&lt;item&gt;1386&lt;/item&gt;&lt;item&gt;1392&lt;/item&gt;&lt;item&gt;1398&lt;/item&gt;&lt;item&gt;1402&lt;/item&gt;&lt;item&gt;1404&lt;/item&gt;&lt;item&gt;1405&lt;/item&gt;&lt;item&gt;1407&lt;/item&gt;&lt;item&gt;1408&lt;/item&gt;&lt;item&gt;1419&lt;/item&gt;&lt;item&gt;1420&lt;/item&gt;&lt;item&gt;1421&lt;/item&gt;&lt;item&gt;1422&lt;/item&gt;&lt;item&gt;1424&lt;/item&gt;&lt;item&gt;1426&lt;/item&gt;&lt;item&gt;1427&lt;/item&gt;&lt;item&gt;1429&lt;/item&gt;&lt;item&gt;1432&lt;/item&gt;&lt;item&gt;1436&lt;/item&gt;&lt;item&gt;1437&lt;/item&gt;&lt;item&gt;1438&lt;/item&gt;&lt;item&gt;1439&lt;/item&gt;&lt;item&gt;1440&lt;/item&gt;&lt;item&gt;1447&lt;/item&gt;&lt;item&gt;1451&lt;/item&gt;&lt;item&gt;1452&lt;/item&gt;&lt;item&gt;1453&lt;/item&gt;&lt;item&gt;1454&lt;/item&gt;&lt;item&gt;1456&lt;/item&gt;&lt;item&gt;1458&lt;/item&gt;&lt;item&gt;1459&lt;/item&gt;&lt;item&gt;1460&lt;/item&gt;&lt;item&gt;1461&lt;/item&gt;&lt;item&gt;1481&lt;/item&gt;&lt;item&gt;1496&lt;/item&gt;&lt;item&gt;1498&lt;/item&gt;&lt;item&gt;1499&lt;/item&gt;&lt;item&gt;1503&lt;/item&gt;&lt;item&gt;1513&lt;/item&gt;&lt;item&gt;1518&lt;/item&gt;&lt;item&gt;1520&lt;/item&gt;&lt;item&gt;1525&lt;/item&gt;&lt;item&gt;1528&lt;/item&gt;&lt;item&gt;1734&lt;/item&gt;&lt;/record-ids&gt;&lt;/item&gt;&lt;/Libraries&gt;"/>
  </w:docVars>
  <w:rsids>
    <w:rsidRoot w:val="00764A02"/>
    <w:rsid w:val="0000063F"/>
    <w:rsid w:val="00000D6B"/>
    <w:rsid w:val="000011B5"/>
    <w:rsid w:val="000024B4"/>
    <w:rsid w:val="00002980"/>
    <w:rsid w:val="00002F98"/>
    <w:rsid w:val="000037FB"/>
    <w:rsid w:val="000042C5"/>
    <w:rsid w:val="00004835"/>
    <w:rsid w:val="000064A4"/>
    <w:rsid w:val="0000704A"/>
    <w:rsid w:val="00007AD8"/>
    <w:rsid w:val="00007D45"/>
    <w:rsid w:val="00010B35"/>
    <w:rsid w:val="00010FA7"/>
    <w:rsid w:val="0001113C"/>
    <w:rsid w:val="000111E4"/>
    <w:rsid w:val="00011ADE"/>
    <w:rsid w:val="000132E8"/>
    <w:rsid w:val="00013357"/>
    <w:rsid w:val="00016DA7"/>
    <w:rsid w:val="000175BD"/>
    <w:rsid w:val="00021194"/>
    <w:rsid w:val="000224A7"/>
    <w:rsid w:val="00023492"/>
    <w:rsid w:val="00023705"/>
    <w:rsid w:val="00023E6D"/>
    <w:rsid w:val="00026B4A"/>
    <w:rsid w:val="00026FFE"/>
    <w:rsid w:val="000272DC"/>
    <w:rsid w:val="000303C4"/>
    <w:rsid w:val="000306C6"/>
    <w:rsid w:val="000306F8"/>
    <w:rsid w:val="00030AFC"/>
    <w:rsid w:val="00030CB5"/>
    <w:rsid w:val="0003118E"/>
    <w:rsid w:val="00032658"/>
    <w:rsid w:val="00032B6D"/>
    <w:rsid w:val="0003317A"/>
    <w:rsid w:val="00033A81"/>
    <w:rsid w:val="00034097"/>
    <w:rsid w:val="0003509D"/>
    <w:rsid w:val="0003540B"/>
    <w:rsid w:val="000362BE"/>
    <w:rsid w:val="00036A96"/>
    <w:rsid w:val="00037B95"/>
    <w:rsid w:val="00037BCB"/>
    <w:rsid w:val="00037CDC"/>
    <w:rsid w:val="00044058"/>
    <w:rsid w:val="00044418"/>
    <w:rsid w:val="000449A5"/>
    <w:rsid w:val="00044CD7"/>
    <w:rsid w:val="00045BA1"/>
    <w:rsid w:val="0004651F"/>
    <w:rsid w:val="00047B64"/>
    <w:rsid w:val="00050025"/>
    <w:rsid w:val="00050F6F"/>
    <w:rsid w:val="000521D8"/>
    <w:rsid w:val="000522F2"/>
    <w:rsid w:val="00053710"/>
    <w:rsid w:val="00054F77"/>
    <w:rsid w:val="00055862"/>
    <w:rsid w:val="00056C12"/>
    <w:rsid w:val="0005722F"/>
    <w:rsid w:val="0005724F"/>
    <w:rsid w:val="0005776E"/>
    <w:rsid w:val="00061BC8"/>
    <w:rsid w:val="00061F68"/>
    <w:rsid w:val="00063359"/>
    <w:rsid w:val="00064056"/>
    <w:rsid w:val="00064AF8"/>
    <w:rsid w:val="00064B65"/>
    <w:rsid w:val="000668EE"/>
    <w:rsid w:val="00067B9D"/>
    <w:rsid w:val="00070ACC"/>
    <w:rsid w:val="00070FBD"/>
    <w:rsid w:val="0007333A"/>
    <w:rsid w:val="00074CB1"/>
    <w:rsid w:val="00074F14"/>
    <w:rsid w:val="00075513"/>
    <w:rsid w:val="00075AD1"/>
    <w:rsid w:val="00075B98"/>
    <w:rsid w:val="00077552"/>
    <w:rsid w:val="00080C77"/>
    <w:rsid w:val="00080DF9"/>
    <w:rsid w:val="00080E3A"/>
    <w:rsid w:val="00081059"/>
    <w:rsid w:val="00081209"/>
    <w:rsid w:val="000816AF"/>
    <w:rsid w:val="00081DEA"/>
    <w:rsid w:val="000825CD"/>
    <w:rsid w:val="000828BE"/>
    <w:rsid w:val="00082B9E"/>
    <w:rsid w:val="00083829"/>
    <w:rsid w:val="00083A86"/>
    <w:rsid w:val="000842AE"/>
    <w:rsid w:val="00084412"/>
    <w:rsid w:val="000857D9"/>
    <w:rsid w:val="0008585F"/>
    <w:rsid w:val="00086FEB"/>
    <w:rsid w:val="0008702F"/>
    <w:rsid w:val="00090BA8"/>
    <w:rsid w:val="00092669"/>
    <w:rsid w:val="00092882"/>
    <w:rsid w:val="00092977"/>
    <w:rsid w:val="00094267"/>
    <w:rsid w:val="00094DAA"/>
    <w:rsid w:val="00095089"/>
    <w:rsid w:val="00095102"/>
    <w:rsid w:val="00097C75"/>
    <w:rsid w:val="000A070E"/>
    <w:rsid w:val="000A1F38"/>
    <w:rsid w:val="000A22D7"/>
    <w:rsid w:val="000A2DAF"/>
    <w:rsid w:val="000A2EF4"/>
    <w:rsid w:val="000A3039"/>
    <w:rsid w:val="000A30D3"/>
    <w:rsid w:val="000A51A9"/>
    <w:rsid w:val="000A572A"/>
    <w:rsid w:val="000A6095"/>
    <w:rsid w:val="000A6723"/>
    <w:rsid w:val="000B03A5"/>
    <w:rsid w:val="000B36AD"/>
    <w:rsid w:val="000B3890"/>
    <w:rsid w:val="000B3DFC"/>
    <w:rsid w:val="000B42BD"/>
    <w:rsid w:val="000B5E81"/>
    <w:rsid w:val="000B6706"/>
    <w:rsid w:val="000B6D8D"/>
    <w:rsid w:val="000C32D3"/>
    <w:rsid w:val="000C40C1"/>
    <w:rsid w:val="000C4167"/>
    <w:rsid w:val="000C4736"/>
    <w:rsid w:val="000C553D"/>
    <w:rsid w:val="000C7884"/>
    <w:rsid w:val="000D2B43"/>
    <w:rsid w:val="000D3167"/>
    <w:rsid w:val="000D486D"/>
    <w:rsid w:val="000D4B02"/>
    <w:rsid w:val="000D5087"/>
    <w:rsid w:val="000D5804"/>
    <w:rsid w:val="000D659E"/>
    <w:rsid w:val="000D6A3E"/>
    <w:rsid w:val="000D7030"/>
    <w:rsid w:val="000D7231"/>
    <w:rsid w:val="000E08D4"/>
    <w:rsid w:val="000E1682"/>
    <w:rsid w:val="000E279D"/>
    <w:rsid w:val="000E29BC"/>
    <w:rsid w:val="000E2CCF"/>
    <w:rsid w:val="000E3674"/>
    <w:rsid w:val="000E42E0"/>
    <w:rsid w:val="000E45EA"/>
    <w:rsid w:val="000E56EC"/>
    <w:rsid w:val="000E5CF5"/>
    <w:rsid w:val="000E5DD2"/>
    <w:rsid w:val="000E6F70"/>
    <w:rsid w:val="000E71D8"/>
    <w:rsid w:val="000E743B"/>
    <w:rsid w:val="000E78C4"/>
    <w:rsid w:val="000E7B71"/>
    <w:rsid w:val="000E7BE0"/>
    <w:rsid w:val="000F1A6A"/>
    <w:rsid w:val="000F1B90"/>
    <w:rsid w:val="000F1FAF"/>
    <w:rsid w:val="000F2809"/>
    <w:rsid w:val="000F37F7"/>
    <w:rsid w:val="000F607E"/>
    <w:rsid w:val="000F6E5B"/>
    <w:rsid w:val="000F704B"/>
    <w:rsid w:val="000F7A69"/>
    <w:rsid w:val="00101CC5"/>
    <w:rsid w:val="00101E40"/>
    <w:rsid w:val="00101E43"/>
    <w:rsid w:val="0010528B"/>
    <w:rsid w:val="001052C3"/>
    <w:rsid w:val="001053CE"/>
    <w:rsid w:val="00105537"/>
    <w:rsid w:val="00106CBD"/>
    <w:rsid w:val="001100E4"/>
    <w:rsid w:val="001111A7"/>
    <w:rsid w:val="001112D3"/>
    <w:rsid w:val="0011203D"/>
    <w:rsid w:val="001130E0"/>
    <w:rsid w:val="00113C0B"/>
    <w:rsid w:val="00113D3D"/>
    <w:rsid w:val="00115307"/>
    <w:rsid w:val="0011553D"/>
    <w:rsid w:val="00115806"/>
    <w:rsid w:val="0011653F"/>
    <w:rsid w:val="00117E1E"/>
    <w:rsid w:val="00120F83"/>
    <w:rsid w:val="00121FFF"/>
    <w:rsid w:val="00122257"/>
    <w:rsid w:val="001227DB"/>
    <w:rsid w:val="00122D71"/>
    <w:rsid w:val="001243CF"/>
    <w:rsid w:val="00124B7D"/>
    <w:rsid w:val="001251C5"/>
    <w:rsid w:val="001270FB"/>
    <w:rsid w:val="00127EFE"/>
    <w:rsid w:val="00130206"/>
    <w:rsid w:val="00130207"/>
    <w:rsid w:val="0013079B"/>
    <w:rsid w:val="0013106B"/>
    <w:rsid w:val="001324C8"/>
    <w:rsid w:val="001332A0"/>
    <w:rsid w:val="00134908"/>
    <w:rsid w:val="00134A34"/>
    <w:rsid w:val="00134AB0"/>
    <w:rsid w:val="00135AE1"/>
    <w:rsid w:val="00135E7A"/>
    <w:rsid w:val="001374E4"/>
    <w:rsid w:val="00141D2F"/>
    <w:rsid w:val="00141FCA"/>
    <w:rsid w:val="0014406F"/>
    <w:rsid w:val="001502C9"/>
    <w:rsid w:val="0015066D"/>
    <w:rsid w:val="001511AB"/>
    <w:rsid w:val="00151B6F"/>
    <w:rsid w:val="00153167"/>
    <w:rsid w:val="0015331B"/>
    <w:rsid w:val="00154145"/>
    <w:rsid w:val="001554F2"/>
    <w:rsid w:val="0015566A"/>
    <w:rsid w:val="00156EEF"/>
    <w:rsid w:val="00160612"/>
    <w:rsid w:val="001625DD"/>
    <w:rsid w:val="00163028"/>
    <w:rsid w:val="00163481"/>
    <w:rsid w:val="00163500"/>
    <w:rsid w:val="00164925"/>
    <w:rsid w:val="00164B81"/>
    <w:rsid w:val="00165616"/>
    <w:rsid w:val="00165A45"/>
    <w:rsid w:val="00167F39"/>
    <w:rsid w:val="00170039"/>
    <w:rsid w:val="001728C3"/>
    <w:rsid w:val="00173889"/>
    <w:rsid w:val="00174A19"/>
    <w:rsid w:val="00174AE2"/>
    <w:rsid w:val="00174E47"/>
    <w:rsid w:val="001765C5"/>
    <w:rsid w:val="00177ED8"/>
    <w:rsid w:val="0018021D"/>
    <w:rsid w:val="001814CB"/>
    <w:rsid w:val="0018165E"/>
    <w:rsid w:val="0018224A"/>
    <w:rsid w:val="00184A32"/>
    <w:rsid w:val="00184AB7"/>
    <w:rsid w:val="00185102"/>
    <w:rsid w:val="00185F90"/>
    <w:rsid w:val="00187487"/>
    <w:rsid w:val="00187836"/>
    <w:rsid w:val="00187F81"/>
    <w:rsid w:val="00190B2D"/>
    <w:rsid w:val="00191148"/>
    <w:rsid w:val="0019240A"/>
    <w:rsid w:val="00192509"/>
    <w:rsid w:val="00192D55"/>
    <w:rsid w:val="00192E85"/>
    <w:rsid w:val="00193C1C"/>
    <w:rsid w:val="00194C64"/>
    <w:rsid w:val="001954E0"/>
    <w:rsid w:val="001968D4"/>
    <w:rsid w:val="00197368"/>
    <w:rsid w:val="001A0DA4"/>
    <w:rsid w:val="001A0F12"/>
    <w:rsid w:val="001A260E"/>
    <w:rsid w:val="001A766B"/>
    <w:rsid w:val="001B0393"/>
    <w:rsid w:val="001B43F6"/>
    <w:rsid w:val="001B4514"/>
    <w:rsid w:val="001B4EB7"/>
    <w:rsid w:val="001B523A"/>
    <w:rsid w:val="001B5D66"/>
    <w:rsid w:val="001B5EE1"/>
    <w:rsid w:val="001B7A23"/>
    <w:rsid w:val="001C0030"/>
    <w:rsid w:val="001C0265"/>
    <w:rsid w:val="001C1598"/>
    <w:rsid w:val="001C1BE1"/>
    <w:rsid w:val="001C24DF"/>
    <w:rsid w:val="001C33F8"/>
    <w:rsid w:val="001C3D91"/>
    <w:rsid w:val="001C4094"/>
    <w:rsid w:val="001C7D79"/>
    <w:rsid w:val="001D0880"/>
    <w:rsid w:val="001D13CD"/>
    <w:rsid w:val="001D1712"/>
    <w:rsid w:val="001D216B"/>
    <w:rsid w:val="001D4614"/>
    <w:rsid w:val="001D47FE"/>
    <w:rsid w:val="001D5111"/>
    <w:rsid w:val="001D51E4"/>
    <w:rsid w:val="001D5678"/>
    <w:rsid w:val="001D5709"/>
    <w:rsid w:val="001D69A4"/>
    <w:rsid w:val="001E0469"/>
    <w:rsid w:val="001E0ABF"/>
    <w:rsid w:val="001E194E"/>
    <w:rsid w:val="001E1C3D"/>
    <w:rsid w:val="001E1D00"/>
    <w:rsid w:val="001E1F7E"/>
    <w:rsid w:val="001E2145"/>
    <w:rsid w:val="001E3568"/>
    <w:rsid w:val="001E3E8D"/>
    <w:rsid w:val="001E7867"/>
    <w:rsid w:val="001E7A3B"/>
    <w:rsid w:val="001F10FB"/>
    <w:rsid w:val="001F23C3"/>
    <w:rsid w:val="001F27D3"/>
    <w:rsid w:val="001F6B9B"/>
    <w:rsid w:val="001F7363"/>
    <w:rsid w:val="001F7378"/>
    <w:rsid w:val="00203089"/>
    <w:rsid w:val="00203239"/>
    <w:rsid w:val="00203CF9"/>
    <w:rsid w:val="00203DE5"/>
    <w:rsid w:val="0020602C"/>
    <w:rsid w:val="002069A2"/>
    <w:rsid w:val="0020715B"/>
    <w:rsid w:val="00207B99"/>
    <w:rsid w:val="00210061"/>
    <w:rsid w:val="00211471"/>
    <w:rsid w:val="00211C29"/>
    <w:rsid w:val="00212EC2"/>
    <w:rsid w:val="0021454C"/>
    <w:rsid w:val="00214AAA"/>
    <w:rsid w:val="00215CA7"/>
    <w:rsid w:val="0021609F"/>
    <w:rsid w:val="00220143"/>
    <w:rsid w:val="00220A8E"/>
    <w:rsid w:val="00221A12"/>
    <w:rsid w:val="00222023"/>
    <w:rsid w:val="002227A1"/>
    <w:rsid w:val="002239BA"/>
    <w:rsid w:val="00224B9C"/>
    <w:rsid w:val="0022515C"/>
    <w:rsid w:val="00226C7C"/>
    <w:rsid w:val="00227A30"/>
    <w:rsid w:val="0023152A"/>
    <w:rsid w:val="00233106"/>
    <w:rsid w:val="002331EB"/>
    <w:rsid w:val="00233562"/>
    <w:rsid w:val="00234D87"/>
    <w:rsid w:val="00235640"/>
    <w:rsid w:val="0023572E"/>
    <w:rsid w:val="00236CF8"/>
    <w:rsid w:val="0023721B"/>
    <w:rsid w:val="002415CD"/>
    <w:rsid w:val="0024345D"/>
    <w:rsid w:val="00245B11"/>
    <w:rsid w:val="00246098"/>
    <w:rsid w:val="002465F3"/>
    <w:rsid w:val="00246FC0"/>
    <w:rsid w:val="002477D3"/>
    <w:rsid w:val="00247D13"/>
    <w:rsid w:val="00250749"/>
    <w:rsid w:val="00251676"/>
    <w:rsid w:val="00251A96"/>
    <w:rsid w:val="002543BB"/>
    <w:rsid w:val="002553B1"/>
    <w:rsid w:val="002555AD"/>
    <w:rsid w:val="00255663"/>
    <w:rsid w:val="00255CC0"/>
    <w:rsid w:val="00256C33"/>
    <w:rsid w:val="00257BE3"/>
    <w:rsid w:val="00260DDB"/>
    <w:rsid w:val="002630D4"/>
    <w:rsid w:val="00263FCC"/>
    <w:rsid w:val="0026436F"/>
    <w:rsid w:val="002652D2"/>
    <w:rsid w:val="00267979"/>
    <w:rsid w:val="00270AC0"/>
    <w:rsid w:val="002727E3"/>
    <w:rsid w:val="00272A2B"/>
    <w:rsid w:val="00272A75"/>
    <w:rsid w:val="00272CE1"/>
    <w:rsid w:val="002730DF"/>
    <w:rsid w:val="00274671"/>
    <w:rsid w:val="00275FE3"/>
    <w:rsid w:val="0028051E"/>
    <w:rsid w:val="00281071"/>
    <w:rsid w:val="00281274"/>
    <w:rsid w:val="00285437"/>
    <w:rsid w:val="002901FF"/>
    <w:rsid w:val="00290884"/>
    <w:rsid w:val="00292D79"/>
    <w:rsid w:val="0029303C"/>
    <w:rsid w:val="002932E3"/>
    <w:rsid w:val="00293F9A"/>
    <w:rsid w:val="0029440C"/>
    <w:rsid w:val="00294B78"/>
    <w:rsid w:val="00294E4C"/>
    <w:rsid w:val="00295464"/>
    <w:rsid w:val="00295F83"/>
    <w:rsid w:val="00297370"/>
    <w:rsid w:val="002A01AA"/>
    <w:rsid w:val="002A040D"/>
    <w:rsid w:val="002A10A1"/>
    <w:rsid w:val="002A1615"/>
    <w:rsid w:val="002A195B"/>
    <w:rsid w:val="002A23D0"/>
    <w:rsid w:val="002A35AD"/>
    <w:rsid w:val="002A365D"/>
    <w:rsid w:val="002A3C2F"/>
    <w:rsid w:val="002A5E81"/>
    <w:rsid w:val="002B0578"/>
    <w:rsid w:val="002B1473"/>
    <w:rsid w:val="002B21A8"/>
    <w:rsid w:val="002B5575"/>
    <w:rsid w:val="002B6077"/>
    <w:rsid w:val="002B6243"/>
    <w:rsid w:val="002B644B"/>
    <w:rsid w:val="002C21B9"/>
    <w:rsid w:val="002C2FFD"/>
    <w:rsid w:val="002C4D95"/>
    <w:rsid w:val="002C56B6"/>
    <w:rsid w:val="002C7167"/>
    <w:rsid w:val="002D067D"/>
    <w:rsid w:val="002D0C46"/>
    <w:rsid w:val="002D0E7F"/>
    <w:rsid w:val="002D3ACC"/>
    <w:rsid w:val="002D3F2D"/>
    <w:rsid w:val="002D4718"/>
    <w:rsid w:val="002D4CD6"/>
    <w:rsid w:val="002D4DD0"/>
    <w:rsid w:val="002D58D7"/>
    <w:rsid w:val="002D5BB5"/>
    <w:rsid w:val="002D6421"/>
    <w:rsid w:val="002E03F4"/>
    <w:rsid w:val="002E1D26"/>
    <w:rsid w:val="002E426F"/>
    <w:rsid w:val="002E46BB"/>
    <w:rsid w:val="002E6CC3"/>
    <w:rsid w:val="002E77C1"/>
    <w:rsid w:val="002F056B"/>
    <w:rsid w:val="002F1A8F"/>
    <w:rsid w:val="002F2D51"/>
    <w:rsid w:val="002F3316"/>
    <w:rsid w:val="002F3CA8"/>
    <w:rsid w:val="002F41B7"/>
    <w:rsid w:val="002F4363"/>
    <w:rsid w:val="002F4935"/>
    <w:rsid w:val="002F5C31"/>
    <w:rsid w:val="002F6DAE"/>
    <w:rsid w:val="002F76A9"/>
    <w:rsid w:val="002F7B3E"/>
    <w:rsid w:val="002F7CE3"/>
    <w:rsid w:val="00300445"/>
    <w:rsid w:val="003009E5"/>
    <w:rsid w:val="0030100F"/>
    <w:rsid w:val="0030126E"/>
    <w:rsid w:val="003014F1"/>
    <w:rsid w:val="003019AE"/>
    <w:rsid w:val="00301DA9"/>
    <w:rsid w:val="00303B0E"/>
    <w:rsid w:val="00303B46"/>
    <w:rsid w:val="00304069"/>
    <w:rsid w:val="003057E5"/>
    <w:rsid w:val="003059D7"/>
    <w:rsid w:val="0030631C"/>
    <w:rsid w:val="00306391"/>
    <w:rsid w:val="0031087F"/>
    <w:rsid w:val="00310B72"/>
    <w:rsid w:val="00310DD7"/>
    <w:rsid w:val="0031185F"/>
    <w:rsid w:val="00311EE7"/>
    <w:rsid w:val="0031203C"/>
    <w:rsid w:val="00312EC3"/>
    <w:rsid w:val="0031342A"/>
    <w:rsid w:val="00313592"/>
    <w:rsid w:val="00314408"/>
    <w:rsid w:val="003151B9"/>
    <w:rsid w:val="003154FE"/>
    <w:rsid w:val="00316240"/>
    <w:rsid w:val="003170EF"/>
    <w:rsid w:val="00317F83"/>
    <w:rsid w:val="003201F0"/>
    <w:rsid w:val="00320F99"/>
    <w:rsid w:val="003224BE"/>
    <w:rsid w:val="00322706"/>
    <w:rsid w:val="00322E48"/>
    <w:rsid w:val="0032376C"/>
    <w:rsid w:val="0032381F"/>
    <w:rsid w:val="00323903"/>
    <w:rsid w:val="00323D80"/>
    <w:rsid w:val="00324865"/>
    <w:rsid w:val="00324A99"/>
    <w:rsid w:val="00324EFD"/>
    <w:rsid w:val="0032658E"/>
    <w:rsid w:val="00327BDE"/>
    <w:rsid w:val="00330C87"/>
    <w:rsid w:val="003324AF"/>
    <w:rsid w:val="00332A69"/>
    <w:rsid w:val="0033438A"/>
    <w:rsid w:val="00334CFF"/>
    <w:rsid w:val="00335020"/>
    <w:rsid w:val="00335522"/>
    <w:rsid w:val="00335CEC"/>
    <w:rsid w:val="00337E40"/>
    <w:rsid w:val="003407BC"/>
    <w:rsid w:val="00341CB4"/>
    <w:rsid w:val="003423DE"/>
    <w:rsid w:val="0034268E"/>
    <w:rsid w:val="00342D6B"/>
    <w:rsid w:val="00342F5B"/>
    <w:rsid w:val="00342F7D"/>
    <w:rsid w:val="003441F3"/>
    <w:rsid w:val="003445AE"/>
    <w:rsid w:val="00344640"/>
    <w:rsid w:val="00345046"/>
    <w:rsid w:val="00345193"/>
    <w:rsid w:val="003458C4"/>
    <w:rsid w:val="00350510"/>
    <w:rsid w:val="003508CE"/>
    <w:rsid w:val="00351477"/>
    <w:rsid w:val="00353539"/>
    <w:rsid w:val="00353546"/>
    <w:rsid w:val="0035375F"/>
    <w:rsid w:val="00353BCB"/>
    <w:rsid w:val="003554B0"/>
    <w:rsid w:val="003560E4"/>
    <w:rsid w:val="003571E2"/>
    <w:rsid w:val="0035786D"/>
    <w:rsid w:val="00357886"/>
    <w:rsid w:val="003616A7"/>
    <w:rsid w:val="00362691"/>
    <w:rsid w:val="003631C9"/>
    <w:rsid w:val="00363F11"/>
    <w:rsid w:val="00365784"/>
    <w:rsid w:val="00365BC6"/>
    <w:rsid w:val="00365D51"/>
    <w:rsid w:val="00366D10"/>
    <w:rsid w:val="00366F1E"/>
    <w:rsid w:val="00366FE6"/>
    <w:rsid w:val="00367527"/>
    <w:rsid w:val="0037137B"/>
    <w:rsid w:val="003728EE"/>
    <w:rsid w:val="003730D5"/>
    <w:rsid w:val="003733EE"/>
    <w:rsid w:val="00373416"/>
    <w:rsid w:val="00373DC1"/>
    <w:rsid w:val="00373ECD"/>
    <w:rsid w:val="00374007"/>
    <w:rsid w:val="0037516D"/>
    <w:rsid w:val="003755E7"/>
    <w:rsid w:val="00376BD4"/>
    <w:rsid w:val="0037793F"/>
    <w:rsid w:val="00377C79"/>
    <w:rsid w:val="00381726"/>
    <w:rsid w:val="003853F5"/>
    <w:rsid w:val="003859BC"/>
    <w:rsid w:val="00386305"/>
    <w:rsid w:val="003867E6"/>
    <w:rsid w:val="00387046"/>
    <w:rsid w:val="003876F2"/>
    <w:rsid w:val="003928FB"/>
    <w:rsid w:val="00395379"/>
    <w:rsid w:val="003959D0"/>
    <w:rsid w:val="00395D60"/>
    <w:rsid w:val="00396392"/>
    <w:rsid w:val="00396AE1"/>
    <w:rsid w:val="003A0326"/>
    <w:rsid w:val="003A073A"/>
    <w:rsid w:val="003A0C21"/>
    <w:rsid w:val="003A0F3B"/>
    <w:rsid w:val="003A218F"/>
    <w:rsid w:val="003A3174"/>
    <w:rsid w:val="003A42BE"/>
    <w:rsid w:val="003A4453"/>
    <w:rsid w:val="003A47EE"/>
    <w:rsid w:val="003A49F3"/>
    <w:rsid w:val="003A4DD3"/>
    <w:rsid w:val="003A66BD"/>
    <w:rsid w:val="003A6756"/>
    <w:rsid w:val="003A7611"/>
    <w:rsid w:val="003A7D17"/>
    <w:rsid w:val="003B22A8"/>
    <w:rsid w:val="003B26BA"/>
    <w:rsid w:val="003B44D4"/>
    <w:rsid w:val="003B4868"/>
    <w:rsid w:val="003B49FA"/>
    <w:rsid w:val="003B57F9"/>
    <w:rsid w:val="003B740F"/>
    <w:rsid w:val="003B7507"/>
    <w:rsid w:val="003C0E4B"/>
    <w:rsid w:val="003C107C"/>
    <w:rsid w:val="003C1673"/>
    <w:rsid w:val="003C1F8F"/>
    <w:rsid w:val="003C2B0D"/>
    <w:rsid w:val="003C4F30"/>
    <w:rsid w:val="003C55BA"/>
    <w:rsid w:val="003C59D2"/>
    <w:rsid w:val="003C7C50"/>
    <w:rsid w:val="003D0F65"/>
    <w:rsid w:val="003D3649"/>
    <w:rsid w:val="003D37B1"/>
    <w:rsid w:val="003D3F4C"/>
    <w:rsid w:val="003D4176"/>
    <w:rsid w:val="003D51A9"/>
    <w:rsid w:val="003D5CB5"/>
    <w:rsid w:val="003D5E1D"/>
    <w:rsid w:val="003D5F04"/>
    <w:rsid w:val="003D614B"/>
    <w:rsid w:val="003D62AA"/>
    <w:rsid w:val="003D71B3"/>
    <w:rsid w:val="003D7649"/>
    <w:rsid w:val="003D76D3"/>
    <w:rsid w:val="003D77FB"/>
    <w:rsid w:val="003D7875"/>
    <w:rsid w:val="003D79D3"/>
    <w:rsid w:val="003D7ACA"/>
    <w:rsid w:val="003E110C"/>
    <w:rsid w:val="003E26A2"/>
    <w:rsid w:val="003E448A"/>
    <w:rsid w:val="003E50F5"/>
    <w:rsid w:val="003E5347"/>
    <w:rsid w:val="003E7C9E"/>
    <w:rsid w:val="003F0695"/>
    <w:rsid w:val="003F1D7D"/>
    <w:rsid w:val="003F1DCB"/>
    <w:rsid w:val="003F209B"/>
    <w:rsid w:val="003F209F"/>
    <w:rsid w:val="003F2893"/>
    <w:rsid w:val="003F2C41"/>
    <w:rsid w:val="003F6685"/>
    <w:rsid w:val="003F6A4A"/>
    <w:rsid w:val="004022A2"/>
    <w:rsid w:val="0040249B"/>
    <w:rsid w:val="0040314E"/>
    <w:rsid w:val="00403757"/>
    <w:rsid w:val="00404345"/>
    <w:rsid w:val="004048EB"/>
    <w:rsid w:val="00405DBD"/>
    <w:rsid w:val="00410F64"/>
    <w:rsid w:val="00411ADF"/>
    <w:rsid w:val="0041296D"/>
    <w:rsid w:val="00412E2E"/>
    <w:rsid w:val="004137FC"/>
    <w:rsid w:val="00413EC0"/>
    <w:rsid w:val="0041401B"/>
    <w:rsid w:val="0041436C"/>
    <w:rsid w:val="00416490"/>
    <w:rsid w:val="00417893"/>
    <w:rsid w:val="004206CC"/>
    <w:rsid w:val="00421432"/>
    <w:rsid w:val="0042291A"/>
    <w:rsid w:val="004229A4"/>
    <w:rsid w:val="00423240"/>
    <w:rsid w:val="00423914"/>
    <w:rsid w:val="00425963"/>
    <w:rsid w:val="00427190"/>
    <w:rsid w:val="00431FD3"/>
    <w:rsid w:val="00433FD0"/>
    <w:rsid w:val="00434E11"/>
    <w:rsid w:val="0043794A"/>
    <w:rsid w:val="00440FD4"/>
    <w:rsid w:val="00441E67"/>
    <w:rsid w:val="00442DB8"/>
    <w:rsid w:val="0044618B"/>
    <w:rsid w:val="004504F5"/>
    <w:rsid w:val="004548C9"/>
    <w:rsid w:val="00454954"/>
    <w:rsid w:val="00456CDC"/>
    <w:rsid w:val="004574D2"/>
    <w:rsid w:val="00457741"/>
    <w:rsid w:val="0045792D"/>
    <w:rsid w:val="00457AFE"/>
    <w:rsid w:val="00457C8F"/>
    <w:rsid w:val="00457F5E"/>
    <w:rsid w:val="00460775"/>
    <w:rsid w:val="00460BBA"/>
    <w:rsid w:val="00461E60"/>
    <w:rsid w:val="0046337B"/>
    <w:rsid w:val="00464106"/>
    <w:rsid w:val="00464509"/>
    <w:rsid w:val="00465E6B"/>
    <w:rsid w:val="0046679C"/>
    <w:rsid w:val="0047074A"/>
    <w:rsid w:val="00472186"/>
    <w:rsid w:val="00472F09"/>
    <w:rsid w:val="00473376"/>
    <w:rsid w:val="00473A34"/>
    <w:rsid w:val="00474686"/>
    <w:rsid w:val="004777B7"/>
    <w:rsid w:val="0048017A"/>
    <w:rsid w:val="00480337"/>
    <w:rsid w:val="00482906"/>
    <w:rsid w:val="0048395E"/>
    <w:rsid w:val="00484079"/>
    <w:rsid w:val="00485776"/>
    <w:rsid w:val="00485E75"/>
    <w:rsid w:val="00485F80"/>
    <w:rsid w:val="00486892"/>
    <w:rsid w:val="00486E0C"/>
    <w:rsid w:val="00486ED4"/>
    <w:rsid w:val="00487FD3"/>
    <w:rsid w:val="00490710"/>
    <w:rsid w:val="004918C8"/>
    <w:rsid w:val="00491DAD"/>
    <w:rsid w:val="00492217"/>
    <w:rsid w:val="00492494"/>
    <w:rsid w:val="004925B1"/>
    <w:rsid w:val="00493A25"/>
    <w:rsid w:val="004956B3"/>
    <w:rsid w:val="00495F82"/>
    <w:rsid w:val="004961E1"/>
    <w:rsid w:val="00496779"/>
    <w:rsid w:val="00496F78"/>
    <w:rsid w:val="00497625"/>
    <w:rsid w:val="004A087E"/>
    <w:rsid w:val="004A0CB4"/>
    <w:rsid w:val="004A1CBB"/>
    <w:rsid w:val="004A2218"/>
    <w:rsid w:val="004A3FB7"/>
    <w:rsid w:val="004A6D8D"/>
    <w:rsid w:val="004A7EB4"/>
    <w:rsid w:val="004B0490"/>
    <w:rsid w:val="004B0C05"/>
    <w:rsid w:val="004B0DA0"/>
    <w:rsid w:val="004B1C51"/>
    <w:rsid w:val="004B22C0"/>
    <w:rsid w:val="004B32F4"/>
    <w:rsid w:val="004B3741"/>
    <w:rsid w:val="004B3ABF"/>
    <w:rsid w:val="004B6AA9"/>
    <w:rsid w:val="004C090D"/>
    <w:rsid w:val="004C10E3"/>
    <w:rsid w:val="004C1FC9"/>
    <w:rsid w:val="004C3419"/>
    <w:rsid w:val="004C376C"/>
    <w:rsid w:val="004C3C24"/>
    <w:rsid w:val="004C453B"/>
    <w:rsid w:val="004C48D0"/>
    <w:rsid w:val="004C5379"/>
    <w:rsid w:val="004C56AB"/>
    <w:rsid w:val="004C593F"/>
    <w:rsid w:val="004C65CC"/>
    <w:rsid w:val="004C7A87"/>
    <w:rsid w:val="004D226B"/>
    <w:rsid w:val="004D287E"/>
    <w:rsid w:val="004D288D"/>
    <w:rsid w:val="004D3D28"/>
    <w:rsid w:val="004D499E"/>
    <w:rsid w:val="004D4B2B"/>
    <w:rsid w:val="004D6199"/>
    <w:rsid w:val="004D66E6"/>
    <w:rsid w:val="004E0881"/>
    <w:rsid w:val="004E0EED"/>
    <w:rsid w:val="004E13F3"/>
    <w:rsid w:val="004E1A47"/>
    <w:rsid w:val="004E28DE"/>
    <w:rsid w:val="004E32D2"/>
    <w:rsid w:val="004E3A99"/>
    <w:rsid w:val="004E4357"/>
    <w:rsid w:val="004E6296"/>
    <w:rsid w:val="004E6A13"/>
    <w:rsid w:val="004F0312"/>
    <w:rsid w:val="004F2F5D"/>
    <w:rsid w:val="004F3259"/>
    <w:rsid w:val="004F4604"/>
    <w:rsid w:val="004F4A7A"/>
    <w:rsid w:val="004F5E13"/>
    <w:rsid w:val="004F5F31"/>
    <w:rsid w:val="004F61C7"/>
    <w:rsid w:val="004F66C3"/>
    <w:rsid w:val="00500A43"/>
    <w:rsid w:val="00502A2B"/>
    <w:rsid w:val="00502C77"/>
    <w:rsid w:val="00503984"/>
    <w:rsid w:val="00507C82"/>
    <w:rsid w:val="00510B8D"/>
    <w:rsid w:val="005111B8"/>
    <w:rsid w:val="00512E6D"/>
    <w:rsid w:val="00513614"/>
    <w:rsid w:val="00514F46"/>
    <w:rsid w:val="005163D7"/>
    <w:rsid w:val="00516657"/>
    <w:rsid w:val="0051794F"/>
    <w:rsid w:val="00520A5B"/>
    <w:rsid w:val="0052234C"/>
    <w:rsid w:val="00524B8C"/>
    <w:rsid w:val="005258B8"/>
    <w:rsid w:val="005260F3"/>
    <w:rsid w:val="005262AF"/>
    <w:rsid w:val="00526674"/>
    <w:rsid w:val="0053192B"/>
    <w:rsid w:val="00531B6E"/>
    <w:rsid w:val="00532432"/>
    <w:rsid w:val="00532826"/>
    <w:rsid w:val="00532E69"/>
    <w:rsid w:val="00533016"/>
    <w:rsid w:val="00533832"/>
    <w:rsid w:val="0053431F"/>
    <w:rsid w:val="005345D5"/>
    <w:rsid w:val="00535EC5"/>
    <w:rsid w:val="00536822"/>
    <w:rsid w:val="0054154A"/>
    <w:rsid w:val="005433C1"/>
    <w:rsid w:val="00543FE1"/>
    <w:rsid w:val="00544044"/>
    <w:rsid w:val="00544E79"/>
    <w:rsid w:val="00545EE8"/>
    <w:rsid w:val="00546334"/>
    <w:rsid w:val="00550615"/>
    <w:rsid w:val="005506D8"/>
    <w:rsid w:val="005506F4"/>
    <w:rsid w:val="005529C3"/>
    <w:rsid w:val="005538A7"/>
    <w:rsid w:val="00553D89"/>
    <w:rsid w:val="005547ED"/>
    <w:rsid w:val="00555773"/>
    <w:rsid w:val="00555897"/>
    <w:rsid w:val="00556D47"/>
    <w:rsid w:val="00556E8B"/>
    <w:rsid w:val="0055749A"/>
    <w:rsid w:val="005607A6"/>
    <w:rsid w:val="005614B4"/>
    <w:rsid w:val="00561978"/>
    <w:rsid w:val="00563080"/>
    <w:rsid w:val="00563488"/>
    <w:rsid w:val="00563EBE"/>
    <w:rsid w:val="005643B6"/>
    <w:rsid w:val="005646E9"/>
    <w:rsid w:val="00564E75"/>
    <w:rsid w:val="00565473"/>
    <w:rsid w:val="005658F7"/>
    <w:rsid w:val="00565EF2"/>
    <w:rsid w:val="00566889"/>
    <w:rsid w:val="005671ED"/>
    <w:rsid w:val="005703F3"/>
    <w:rsid w:val="005704FD"/>
    <w:rsid w:val="00572E26"/>
    <w:rsid w:val="00572FC2"/>
    <w:rsid w:val="00574292"/>
    <w:rsid w:val="005746AC"/>
    <w:rsid w:val="00575AB5"/>
    <w:rsid w:val="00575F54"/>
    <w:rsid w:val="00576BEE"/>
    <w:rsid w:val="00577F5B"/>
    <w:rsid w:val="00580296"/>
    <w:rsid w:val="00581330"/>
    <w:rsid w:val="00581621"/>
    <w:rsid w:val="005828F1"/>
    <w:rsid w:val="00583672"/>
    <w:rsid w:val="00584FDC"/>
    <w:rsid w:val="005856AC"/>
    <w:rsid w:val="00587D01"/>
    <w:rsid w:val="00590394"/>
    <w:rsid w:val="0059073E"/>
    <w:rsid w:val="005909B9"/>
    <w:rsid w:val="00590F8E"/>
    <w:rsid w:val="00591DE0"/>
    <w:rsid w:val="005920C8"/>
    <w:rsid w:val="00592114"/>
    <w:rsid w:val="00594327"/>
    <w:rsid w:val="00596F69"/>
    <w:rsid w:val="00597265"/>
    <w:rsid w:val="005974F0"/>
    <w:rsid w:val="005A078E"/>
    <w:rsid w:val="005A0F1E"/>
    <w:rsid w:val="005A1B54"/>
    <w:rsid w:val="005A2016"/>
    <w:rsid w:val="005A2CEB"/>
    <w:rsid w:val="005A3D86"/>
    <w:rsid w:val="005A59EC"/>
    <w:rsid w:val="005A643D"/>
    <w:rsid w:val="005A66D9"/>
    <w:rsid w:val="005A66E9"/>
    <w:rsid w:val="005A7BA7"/>
    <w:rsid w:val="005A7C17"/>
    <w:rsid w:val="005B0838"/>
    <w:rsid w:val="005B0CC4"/>
    <w:rsid w:val="005B23FB"/>
    <w:rsid w:val="005B284C"/>
    <w:rsid w:val="005B2E78"/>
    <w:rsid w:val="005B3F0F"/>
    <w:rsid w:val="005B49BB"/>
    <w:rsid w:val="005B4EA0"/>
    <w:rsid w:val="005B4F55"/>
    <w:rsid w:val="005B5065"/>
    <w:rsid w:val="005B5FDB"/>
    <w:rsid w:val="005B643A"/>
    <w:rsid w:val="005B7F19"/>
    <w:rsid w:val="005C2FD1"/>
    <w:rsid w:val="005C3A45"/>
    <w:rsid w:val="005C40F7"/>
    <w:rsid w:val="005C5598"/>
    <w:rsid w:val="005C5BDD"/>
    <w:rsid w:val="005C6035"/>
    <w:rsid w:val="005C6751"/>
    <w:rsid w:val="005C7B8D"/>
    <w:rsid w:val="005C7BA5"/>
    <w:rsid w:val="005D033E"/>
    <w:rsid w:val="005D22A5"/>
    <w:rsid w:val="005D31A0"/>
    <w:rsid w:val="005D541B"/>
    <w:rsid w:val="005D5884"/>
    <w:rsid w:val="005D6A8F"/>
    <w:rsid w:val="005D6D06"/>
    <w:rsid w:val="005E077B"/>
    <w:rsid w:val="005E0AD0"/>
    <w:rsid w:val="005E1E1D"/>
    <w:rsid w:val="005E28A1"/>
    <w:rsid w:val="005E4EB9"/>
    <w:rsid w:val="005E5825"/>
    <w:rsid w:val="005E5D79"/>
    <w:rsid w:val="005E7814"/>
    <w:rsid w:val="005E7AD6"/>
    <w:rsid w:val="005E7EC7"/>
    <w:rsid w:val="005F0174"/>
    <w:rsid w:val="005F095D"/>
    <w:rsid w:val="005F0D90"/>
    <w:rsid w:val="005F1439"/>
    <w:rsid w:val="005F1C4D"/>
    <w:rsid w:val="005F3070"/>
    <w:rsid w:val="005F4275"/>
    <w:rsid w:val="005F4902"/>
    <w:rsid w:val="005F4922"/>
    <w:rsid w:val="005F60A2"/>
    <w:rsid w:val="005F6B8B"/>
    <w:rsid w:val="005F6D2F"/>
    <w:rsid w:val="006009F0"/>
    <w:rsid w:val="00600C8D"/>
    <w:rsid w:val="00602A4F"/>
    <w:rsid w:val="00602E22"/>
    <w:rsid w:val="006037EB"/>
    <w:rsid w:val="006039F5"/>
    <w:rsid w:val="0060544C"/>
    <w:rsid w:val="00606ADE"/>
    <w:rsid w:val="0060782B"/>
    <w:rsid w:val="00610786"/>
    <w:rsid w:val="00610A0D"/>
    <w:rsid w:val="00611029"/>
    <w:rsid w:val="00611917"/>
    <w:rsid w:val="00611F07"/>
    <w:rsid w:val="006129D0"/>
    <w:rsid w:val="006139C3"/>
    <w:rsid w:val="00616FA7"/>
    <w:rsid w:val="00617E49"/>
    <w:rsid w:val="0062181D"/>
    <w:rsid w:val="0062254D"/>
    <w:rsid w:val="00623281"/>
    <w:rsid w:val="00624083"/>
    <w:rsid w:val="00624EB3"/>
    <w:rsid w:val="0062530F"/>
    <w:rsid w:val="0062589B"/>
    <w:rsid w:val="00625A14"/>
    <w:rsid w:val="00627AA3"/>
    <w:rsid w:val="00627C73"/>
    <w:rsid w:val="0063046E"/>
    <w:rsid w:val="006304EE"/>
    <w:rsid w:val="00631807"/>
    <w:rsid w:val="0063297A"/>
    <w:rsid w:val="00633411"/>
    <w:rsid w:val="00633C9D"/>
    <w:rsid w:val="00640003"/>
    <w:rsid w:val="0064047F"/>
    <w:rsid w:val="00641CCF"/>
    <w:rsid w:val="00642A85"/>
    <w:rsid w:val="0064375D"/>
    <w:rsid w:val="006447DE"/>
    <w:rsid w:val="0064764F"/>
    <w:rsid w:val="006504A2"/>
    <w:rsid w:val="006505A7"/>
    <w:rsid w:val="006512E2"/>
    <w:rsid w:val="0065160F"/>
    <w:rsid w:val="00653911"/>
    <w:rsid w:val="006542AF"/>
    <w:rsid w:val="00654A28"/>
    <w:rsid w:val="006551FF"/>
    <w:rsid w:val="00655906"/>
    <w:rsid w:val="00656923"/>
    <w:rsid w:val="006575C6"/>
    <w:rsid w:val="00657DC6"/>
    <w:rsid w:val="00660208"/>
    <w:rsid w:val="0066026E"/>
    <w:rsid w:val="00660E36"/>
    <w:rsid w:val="006610ED"/>
    <w:rsid w:val="00661FBA"/>
    <w:rsid w:val="00662258"/>
    <w:rsid w:val="00665551"/>
    <w:rsid w:val="00665763"/>
    <w:rsid w:val="00665891"/>
    <w:rsid w:val="00666603"/>
    <w:rsid w:val="006666BE"/>
    <w:rsid w:val="00666BC8"/>
    <w:rsid w:val="00666D22"/>
    <w:rsid w:val="00667B0B"/>
    <w:rsid w:val="00667E8B"/>
    <w:rsid w:val="0067029E"/>
    <w:rsid w:val="0067031E"/>
    <w:rsid w:val="006706ED"/>
    <w:rsid w:val="006761E8"/>
    <w:rsid w:val="00677B13"/>
    <w:rsid w:val="0068084D"/>
    <w:rsid w:val="00681177"/>
    <w:rsid w:val="00681248"/>
    <w:rsid w:val="00682322"/>
    <w:rsid w:val="00683383"/>
    <w:rsid w:val="006838BF"/>
    <w:rsid w:val="0068456A"/>
    <w:rsid w:val="00686CCE"/>
    <w:rsid w:val="00687659"/>
    <w:rsid w:val="00687FF2"/>
    <w:rsid w:val="0069085F"/>
    <w:rsid w:val="006914D4"/>
    <w:rsid w:val="00691D73"/>
    <w:rsid w:val="00695229"/>
    <w:rsid w:val="0069553D"/>
    <w:rsid w:val="006965BE"/>
    <w:rsid w:val="00696732"/>
    <w:rsid w:val="00696902"/>
    <w:rsid w:val="00697CF9"/>
    <w:rsid w:val="006A0C98"/>
    <w:rsid w:val="006A0DD5"/>
    <w:rsid w:val="006A105E"/>
    <w:rsid w:val="006A4B73"/>
    <w:rsid w:val="006A5F38"/>
    <w:rsid w:val="006A62F2"/>
    <w:rsid w:val="006A70D2"/>
    <w:rsid w:val="006A7361"/>
    <w:rsid w:val="006A7A3B"/>
    <w:rsid w:val="006B0CE3"/>
    <w:rsid w:val="006B0EFF"/>
    <w:rsid w:val="006B10FA"/>
    <w:rsid w:val="006B2C54"/>
    <w:rsid w:val="006B50FC"/>
    <w:rsid w:val="006B6D0C"/>
    <w:rsid w:val="006C04C3"/>
    <w:rsid w:val="006C099F"/>
    <w:rsid w:val="006C1FFA"/>
    <w:rsid w:val="006C2667"/>
    <w:rsid w:val="006C5BB7"/>
    <w:rsid w:val="006D1028"/>
    <w:rsid w:val="006D23BA"/>
    <w:rsid w:val="006D29E2"/>
    <w:rsid w:val="006D2F95"/>
    <w:rsid w:val="006D53A6"/>
    <w:rsid w:val="006D69E8"/>
    <w:rsid w:val="006D70EC"/>
    <w:rsid w:val="006D7C42"/>
    <w:rsid w:val="006D7F6F"/>
    <w:rsid w:val="006E1B7C"/>
    <w:rsid w:val="006E2791"/>
    <w:rsid w:val="006E2973"/>
    <w:rsid w:val="006E3982"/>
    <w:rsid w:val="006E441D"/>
    <w:rsid w:val="006E62C8"/>
    <w:rsid w:val="006E719B"/>
    <w:rsid w:val="006F01F9"/>
    <w:rsid w:val="006F1520"/>
    <w:rsid w:val="006F3014"/>
    <w:rsid w:val="006F34EF"/>
    <w:rsid w:val="006F3552"/>
    <w:rsid w:val="006F4E5A"/>
    <w:rsid w:val="006F4F1C"/>
    <w:rsid w:val="006F64CC"/>
    <w:rsid w:val="006F694F"/>
    <w:rsid w:val="006F6A53"/>
    <w:rsid w:val="006F77C8"/>
    <w:rsid w:val="006F797E"/>
    <w:rsid w:val="006F7D1A"/>
    <w:rsid w:val="006F7DF3"/>
    <w:rsid w:val="00700E7C"/>
    <w:rsid w:val="00701468"/>
    <w:rsid w:val="0070179E"/>
    <w:rsid w:val="00701B14"/>
    <w:rsid w:val="00701DC8"/>
    <w:rsid w:val="00702B3B"/>
    <w:rsid w:val="00702BDA"/>
    <w:rsid w:val="00702D53"/>
    <w:rsid w:val="00703309"/>
    <w:rsid w:val="00703B8C"/>
    <w:rsid w:val="00703EC9"/>
    <w:rsid w:val="00704C4A"/>
    <w:rsid w:val="007065AE"/>
    <w:rsid w:val="007113A4"/>
    <w:rsid w:val="007119AD"/>
    <w:rsid w:val="00712451"/>
    <w:rsid w:val="00712946"/>
    <w:rsid w:val="007129D7"/>
    <w:rsid w:val="00714A52"/>
    <w:rsid w:val="007158A2"/>
    <w:rsid w:val="00715B1B"/>
    <w:rsid w:val="00715BA9"/>
    <w:rsid w:val="00716E15"/>
    <w:rsid w:val="00717C6B"/>
    <w:rsid w:val="00720457"/>
    <w:rsid w:val="00721D36"/>
    <w:rsid w:val="00722B49"/>
    <w:rsid w:val="00722E02"/>
    <w:rsid w:val="007238D8"/>
    <w:rsid w:val="00723CF1"/>
    <w:rsid w:val="00723E04"/>
    <w:rsid w:val="0072458C"/>
    <w:rsid w:val="00724FC1"/>
    <w:rsid w:val="00725D24"/>
    <w:rsid w:val="00730799"/>
    <w:rsid w:val="00730B55"/>
    <w:rsid w:val="00731A00"/>
    <w:rsid w:val="00733169"/>
    <w:rsid w:val="00733228"/>
    <w:rsid w:val="00734214"/>
    <w:rsid w:val="0073529B"/>
    <w:rsid w:val="007356EC"/>
    <w:rsid w:val="0073645C"/>
    <w:rsid w:val="00736E2C"/>
    <w:rsid w:val="00740282"/>
    <w:rsid w:val="00742E98"/>
    <w:rsid w:val="00743C86"/>
    <w:rsid w:val="00744957"/>
    <w:rsid w:val="00744FB1"/>
    <w:rsid w:val="00746F6D"/>
    <w:rsid w:val="00747CC8"/>
    <w:rsid w:val="0075175C"/>
    <w:rsid w:val="0075189A"/>
    <w:rsid w:val="0075258C"/>
    <w:rsid w:val="00755E6C"/>
    <w:rsid w:val="00756075"/>
    <w:rsid w:val="0075618B"/>
    <w:rsid w:val="0076145F"/>
    <w:rsid w:val="00762076"/>
    <w:rsid w:val="007625AB"/>
    <w:rsid w:val="007639EF"/>
    <w:rsid w:val="00764A02"/>
    <w:rsid w:val="007654F5"/>
    <w:rsid w:val="007660B1"/>
    <w:rsid w:val="0076678C"/>
    <w:rsid w:val="00767BC8"/>
    <w:rsid w:val="007700DD"/>
    <w:rsid w:val="007707F1"/>
    <w:rsid w:val="00771029"/>
    <w:rsid w:val="007713E1"/>
    <w:rsid w:val="007725EA"/>
    <w:rsid w:val="00773073"/>
    <w:rsid w:val="00774CF1"/>
    <w:rsid w:val="00776E56"/>
    <w:rsid w:val="007824F2"/>
    <w:rsid w:val="007845D3"/>
    <w:rsid w:val="00784CDA"/>
    <w:rsid w:val="007854C5"/>
    <w:rsid w:val="00786E59"/>
    <w:rsid w:val="007901AC"/>
    <w:rsid w:val="007904D7"/>
    <w:rsid w:val="00790748"/>
    <w:rsid w:val="00790E89"/>
    <w:rsid w:val="007916A4"/>
    <w:rsid w:val="00791C84"/>
    <w:rsid w:val="00793694"/>
    <w:rsid w:val="00793940"/>
    <w:rsid w:val="007948C6"/>
    <w:rsid w:val="00794C2D"/>
    <w:rsid w:val="00794D64"/>
    <w:rsid w:val="00794FE4"/>
    <w:rsid w:val="00795060"/>
    <w:rsid w:val="00795629"/>
    <w:rsid w:val="00797806"/>
    <w:rsid w:val="007A0AC0"/>
    <w:rsid w:val="007A0BCB"/>
    <w:rsid w:val="007A0E65"/>
    <w:rsid w:val="007A264C"/>
    <w:rsid w:val="007A3386"/>
    <w:rsid w:val="007A4E5F"/>
    <w:rsid w:val="007A6610"/>
    <w:rsid w:val="007A68CC"/>
    <w:rsid w:val="007A6ED1"/>
    <w:rsid w:val="007B3075"/>
    <w:rsid w:val="007B32F7"/>
    <w:rsid w:val="007B4E03"/>
    <w:rsid w:val="007B5A81"/>
    <w:rsid w:val="007B6259"/>
    <w:rsid w:val="007B64BC"/>
    <w:rsid w:val="007C0DF5"/>
    <w:rsid w:val="007C2010"/>
    <w:rsid w:val="007C2022"/>
    <w:rsid w:val="007C35D0"/>
    <w:rsid w:val="007C49ED"/>
    <w:rsid w:val="007C4DB4"/>
    <w:rsid w:val="007C62B9"/>
    <w:rsid w:val="007C6A76"/>
    <w:rsid w:val="007C7860"/>
    <w:rsid w:val="007C798D"/>
    <w:rsid w:val="007C7BEC"/>
    <w:rsid w:val="007D1AAF"/>
    <w:rsid w:val="007D2A0F"/>
    <w:rsid w:val="007D2C11"/>
    <w:rsid w:val="007D409E"/>
    <w:rsid w:val="007D4372"/>
    <w:rsid w:val="007D4756"/>
    <w:rsid w:val="007D4840"/>
    <w:rsid w:val="007D67BE"/>
    <w:rsid w:val="007D6AAB"/>
    <w:rsid w:val="007D7463"/>
    <w:rsid w:val="007D75AD"/>
    <w:rsid w:val="007D76F7"/>
    <w:rsid w:val="007D7EF7"/>
    <w:rsid w:val="007E07D6"/>
    <w:rsid w:val="007E0CB9"/>
    <w:rsid w:val="007E0D09"/>
    <w:rsid w:val="007E1822"/>
    <w:rsid w:val="007E1ED3"/>
    <w:rsid w:val="007E2B96"/>
    <w:rsid w:val="007E2F9C"/>
    <w:rsid w:val="007E3727"/>
    <w:rsid w:val="007E381C"/>
    <w:rsid w:val="007E40BA"/>
    <w:rsid w:val="007E51FA"/>
    <w:rsid w:val="007E636D"/>
    <w:rsid w:val="007F2009"/>
    <w:rsid w:val="007F266D"/>
    <w:rsid w:val="007F2A10"/>
    <w:rsid w:val="007F3170"/>
    <w:rsid w:val="007F3C5B"/>
    <w:rsid w:val="007F3F17"/>
    <w:rsid w:val="007F568C"/>
    <w:rsid w:val="007F62D0"/>
    <w:rsid w:val="007F6EE7"/>
    <w:rsid w:val="007F7575"/>
    <w:rsid w:val="007F77CB"/>
    <w:rsid w:val="007F7C77"/>
    <w:rsid w:val="007F7CEF"/>
    <w:rsid w:val="007F7E61"/>
    <w:rsid w:val="008009E1"/>
    <w:rsid w:val="0080164D"/>
    <w:rsid w:val="00801ACB"/>
    <w:rsid w:val="0080396D"/>
    <w:rsid w:val="00803AF9"/>
    <w:rsid w:val="0080564E"/>
    <w:rsid w:val="00805E4A"/>
    <w:rsid w:val="00810839"/>
    <w:rsid w:val="008110CC"/>
    <w:rsid w:val="008154F0"/>
    <w:rsid w:val="00815855"/>
    <w:rsid w:val="00815DCE"/>
    <w:rsid w:val="008179A0"/>
    <w:rsid w:val="00817C35"/>
    <w:rsid w:val="00820A2D"/>
    <w:rsid w:val="00820A6A"/>
    <w:rsid w:val="00821D67"/>
    <w:rsid w:val="00822744"/>
    <w:rsid w:val="0082345D"/>
    <w:rsid w:val="00824A9F"/>
    <w:rsid w:val="00825247"/>
    <w:rsid w:val="008252E5"/>
    <w:rsid w:val="008269C4"/>
    <w:rsid w:val="00827540"/>
    <w:rsid w:val="00830387"/>
    <w:rsid w:val="008308F6"/>
    <w:rsid w:val="00830A7A"/>
    <w:rsid w:val="008321CB"/>
    <w:rsid w:val="00832366"/>
    <w:rsid w:val="00832B8C"/>
    <w:rsid w:val="00833076"/>
    <w:rsid w:val="00833979"/>
    <w:rsid w:val="0083487A"/>
    <w:rsid w:val="00835559"/>
    <w:rsid w:val="00840106"/>
    <w:rsid w:val="008403AE"/>
    <w:rsid w:val="0084043D"/>
    <w:rsid w:val="00840AB0"/>
    <w:rsid w:val="00841985"/>
    <w:rsid w:val="00842214"/>
    <w:rsid w:val="00844611"/>
    <w:rsid w:val="00847201"/>
    <w:rsid w:val="008479C1"/>
    <w:rsid w:val="0085052D"/>
    <w:rsid w:val="008505C1"/>
    <w:rsid w:val="00850D39"/>
    <w:rsid w:val="00851E3D"/>
    <w:rsid w:val="00854F78"/>
    <w:rsid w:val="00856B74"/>
    <w:rsid w:val="008570EB"/>
    <w:rsid w:val="0085735B"/>
    <w:rsid w:val="00857C0F"/>
    <w:rsid w:val="008607D9"/>
    <w:rsid w:val="00860AD8"/>
    <w:rsid w:val="00861499"/>
    <w:rsid w:val="00862085"/>
    <w:rsid w:val="00862479"/>
    <w:rsid w:val="0086314E"/>
    <w:rsid w:val="008647AA"/>
    <w:rsid w:val="00865502"/>
    <w:rsid w:val="00865C22"/>
    <w:rsid w:val="00866C96"/>
    <w:rsid w:val="00867881"/>
    <w:rsid w:val="00867969"/>
    <w:rsid w:val="00867CB8"/>
    <w:rsid w:val="00867F29"/>
    <w:rsid w:val="00871DEC"/>
    <w:rsid w:val="00871E79"/>
    <w:rsid w:val="00871FDC"/>
    <w:rsid w:val="00872326"/>
    <w:rsid w:val="008731BE"/>
    <w:rsid w:val="00873F03"/>
    <w:rsid w:val="00874A58"/>
    <w:rsid w:val="0087598E"/>
    <w:rsid w:val="0087667B"/>
    <w:rsid w:val="00876A13"/>
    <w:rsid w:val="00881E8B"/>
    <w:rsid w:val="0088366B"/>
    <w:rsid w:val="00883909"/>
    <w:rsid w:val="00883F0B"/>
    <w:rsid w:val="008847A1"/>
    <w:rsid w:val="008873DB"/>
    <w:rsid w:val="00887C65"/>
    <w:rsid w:val="00890033"/>
    <w:rsid w:val="0089097E"/>
    <w:rsid w:val="00892204"/>
    <w:rsid w:val="00893629"/>
    <w:rsid w:val="00893662"/>
    <w:rsid w:val="0089468F"/>
    <w:rsid w:val="00895264"/>
    <w:rsid w:val="008961A5"/>
    <w:rsid w:val="008A10CA"/>
    <w:rsid w:val="008A1150"/>
    <w:rsid w:val="008A1263"/>
    <w:rsid w:val="008A12E6"/>
    <w:rsid w:val="008A1A7E"/>
    <w:rsid w:val="008A3304"/>
    <w:rsid w:val="008A411E"/>
    <w:rsid w:val="008A4452"/>
    <w:rsid w:val="008A53D9"/>
    <w:rsid w:val="008A6DBF"/>
    <w:rsid w:val="008A7667"/>
    <w:rsid w:val="008A7D48"/>
    <w:rsid w:val="008A7D60"/>
    <w:rsid w:val="008B0901"/>
    <w:rsid w:val="008B13A7"/>
    <w:rsid w:val="008B24A0"/>
    <w:rsid w:val="008B24BC"/>
    <w:rsid w:val="008B4925"/>
    <w:rsid w:val="008B5097"/>
    <w:rsid w:val="008B50C2"/>
    <w:rsid w:val="008B643A"/>
    <w:rsid w:val="008B6D32"/>
    <w:rsid w:val="008B76A2"/>
    <w:rsid w:val="008C04B8"/>
    <w:rsid w:val="008C1602"/>
    <w:rsid w:val="008C24EF"/>
    <w:rsid w:val="008C2931"/>
    <w:rsid w:val="008C35C3"/>
    <w:rsid w:val="008C3609"/>
    <w:rsid w:val="008C3C9C"/>
    <w:rsid w:val="008C4924"/>
    <w:rsid w:val="008C61A5"/>
    <w:rsid w:val="008C68C8"/>
    <w:rsid w:val="008C7804"/>
    <w:rsid w:val="008C79D4"/>
    <w:rsid w:val="008D17AE"/>
    <w:rsid w:val="008D1E62"/>
    <w:rsid w:val="008D2032"/>
    <w:rsid w:val="008D24EB"/>
    <w:rsid w:val="008D29C9"/>
    <w:rsid w:val="008D3476"/>
    <w:rsid w:val="008D3C4A"/>
    <w:rsid w:val="008D43BC"/>
    <w:rsid w:val="008D670D"/>
    <w:rsid w:val="008D6E39"/>
    <w:rsid w:val="008E185E"/>
    <w:rsid w:val="008E2344"/>
    <w:rsid w:val="008E33F7"/>
    <w:rsid w:val="008E4C2A"/>
    <w:rsid w:val="008E7722"/>
    <w:rsid w:val="008E7BD2"/>
    <w:rsid w:val="008F08A8"/>
    <w:rsid w:val="008F0FB0"/>
    <w:rsid w:val="008F17F8"/>
    <w:rsid w:val="008F1DF6"/>
    <w:rsid w:val="008F4DA7"/>
    <w:rsid w:val="008F5971"/>
    <w:rsid w:val="008F622F"/>
    <w:rsid w:val="008F7CF6"/>
    <w:rsid w:val="009005B9"/>
    <w:rsid w:val="00902EDA"/>
    <w:rsid w:val="0090588E"/>
    <w:rsid w:val="00906486"/>
    <w:rsid w:val="00906BF8"/>
    <w:rsid w:val="0090705C"/>
    <w:rsid w:val="0090768F"/>
    <w:rsid w:val="009119C6"/>
    <w:rsid w:val="00912A93"/>
    <w:rsid w:val="009142D1"/>
    <w:rsid w:val="00914B5C"/>
    <w:rsid w:val="00914C9F"/>
    <w:rsid w:val="00915E68"/>
    <w:rsid w:val="00921C92"/>
    <w:rsid w:val="00921D88"/>
    <w:rsid w:val="009220E6"/>
    <w:rsid w:val="00922248"/>
    <w:rsid w:val="00922793"/>
    <w:rsid w:val="00924CAE"/>
    <w:rsid w:val="00924FAB"/>
    <w:rsid w:val="00924FCD"/>
    <w:rsid w:val="009257AE"/>
    <w:rsid w:val="0092588B"/>
    <w:rsid w:val="00926729"/>
    <w:rsid w:val="00927370"/>
    <w:rsid w:val="009277BF"/>
    <w:rsid w:val="00927EFE"/>
    <w:rsid w:val="00931227"/>
    <w:rsid w:val="0093183D"/>
    <w:rsid w:val="00932650"/>
    <w:rsid w:val="00932734"/>
    <w:rsid w:val="00932AFF"/>
    <w:rsid w:val="00933171"/>
    <w:rsid w:val="009331E6"/>
    <w:rsid w:val="00933383"/>
    <w:rsid w:val="00934951"/>
    <w:rsid w:val="00936E7A"/>
    <w:rsid w:val="00937139"/>
    <w:rsid w:val="00937605"/>
    <w:rsid w:val="00941042"/>
    <w:rsid w:val="00941B8D"/>
    <w:rsid w:val="00942087"/>
    <w:rsid w:val="0094261B"/>
    <w:rsid w:val="009436B0"/>
    <w:rsid w:val="00943E09"/>
    <w:rsid w:val="009450F1"/>
    <w:rsid w:val="009460E0"/>
    <w:rsid w:val="00946365"/>
    <w:rsid w:val="00946F1E"/>
    <w:rsid w:val="00947901"/>
    <w:rsid w:val="00947F46"/>
    <w:rsid w:val="00951074"/>
    <w:rsid w:val="009520DF"/>
    <w:rsid w:val="009522D6"/>
    <w:rsid w:val="00952D90"/>
    <w:rsid w:val="00952FC9"/>
    <w:rsid w:val="00953E60"/>
    <w:rsid w:val="0095407F"/>
    <w:rsid w:val="009543B7"/>
    <w:rsid w:val="00955200"/>
    <w:rsid w:val="00956545"/>
    <w:rsid w:val="00956D1F"/>
    <w:rsid w:val="00960B7D"/>
    <w:rsid w:val="00960D03"/>
    <w:rsid w:val="00961847"/>
    <w:rsid w:val="0096353B"/>
    <w:rsid w:val="0096645F"/>
    <w:rsid w:val="0096671B"/>
    <w:rsid w:val="00967826"/>
    <w:rsid w:val="00967C9C"/>
    <w:rsid w:val="00967F33"/>
    <w:rsid w:val="0097154C"/>
    <w:rsid w:val="00971626"/>
    <w:rsid w:val="009720C2"/>
    <w:rsid w:val="00973D13"/>
    <w:rsid w:val="00974053"/>
    <w:rsid w:val="00974724"/>
    <w:rsid w:val="00975FC1"/>
    <w:rsid w:val="00977209"/>
    <w:rsid w:val="0097774A"/>
    <w:rsid w:val="00977919"/>
    <w:rsid w:val="00977CE8"/>
    <w:rsid w:val="009800C2"/>
    <w:rsid w:val="0098053F"/>
    <w:rsid w:val="00980B50"/>
    <w:rsid w:val="0098149E"/>
    <w:rsid w:val="00982986"/>
    <w:rsid w:val="009836B3"/>
    <w:rsid w:val="00983881"/>
    <w:rsid w:val="00983E62"/>
    <w:rsid w:val="00984510"/>
    <w:rsid w:val="0098606B"/>
    <w:rsid w:val="00986EE5"/>
    <w:rsid w:val="009878D9"/>
    <w:rsid w:val="00990918"/>
    <w:rsid w:val="00990E93"/>
    <w:rsid w:val="00990EC9"/>
    <w:rsid w:val="00991E40"/>
    <w:rsid w:val="0099277D"/>
    <w:rsid w:val="00992E46"/>
    <w:rsid w:val="00993636"/>
    <w:rsid w:val="00993651"/>
    <w:rsid w:val="0099493C"/>
    <w:rsid w:val="0099519C"/>
    <w:rsid w:val="00996548"/>
    <w:rsid w:val="009A2457"/>
    <w:rsid w:val="009A272E"/>
    <w:rsid w:val="009A2A69"/>
    <w:rsid w:val="009A2CCF"/>
    <w:rsid w:val="009A31BC"/>
    <w:rsid w:val="009A3EF9"/>
    <w:rsid w:val="009A4DC9"/>
    <w:rsid w:val="009A54BD"/>
    <w:rsid w:val="009A5865"/>
    <w:rsid w:val="009A59D0"/>
    <w:rsid w:val="009B0A1C"/>
    <w:rsid w:val="009B0F0A"/>
    <w:rsid w:val="009B1447"/>
    <w:rsid w:val="009B17B7"/>
    <w:rsid w:val="009B266C"/>
    <w:rsid w:val="009B2F60"/>
    <w:rsid w:val="009B39A3"/>
    <w:rsid w:val="009B5206"/>
    <w:rsid w:val="009B5932"/>
    <w:rsid w:val="009B6D91"/>
    <w:rsid w:val="009C200F"/>
    <w:rsid w:val="009C20B8"/>
    <w:rsid w:val="009C26CD"/>
    <w:rsid w:val="009C27EB"/>
    <w:rsid w:val="009C6BA0"/>
    <w:rsid w:val="009C72F1"/>
    <w:rsid w:val="009C740F"/>
    <w:rsid w:val="009D1F93"/>
    <w:rsid w:val="009D208B"/>
    <w:rsid w:val="009D5AF9"/>
    <w:rsid w:val="009D5B66"/>
    <w:rsid w:val="009D5B74"/>
    <w:rsid w:val="009D66B3"/>
    <w:rsid w:val="009D69B3"/>
    <w:rsid w:val="009D6B76"/>
    <w:rsid w:val="009E01E5"/>
    <w:rsid w:val="009E0DB8"/>
    <w:rsid w:val="009E1BB7"/>
    <w:rsid w:val="009E1CC7"/>
    <w:rsid w:val="009E2378"/>
    <w:rsid w:val="009E280D"/>
    <w:rsid w:val="009E283C"/>
    <w:rsid w:val="009E28DA"/>
    <w:rsid w:val="009E3B45"/>
    <w:rsid w:val="009E4191"/>
    <w:rsid w:val="009E426D"/>
    <w:rsid w:val="009E5F54"/>
    <w:rsid w:val="009E6AE6"/>
    <w:rsid w:val="009E6D56"/>
    <w:rsid w:val="009E7563"/>
    <w:rsid w:val="009F00C3"/>
    <w:rsid w:val="009F0ABD"/>
    <w:rsid w:val="009F0AD8"/>
    <w:rsid w:val="009F1AA7"/>
    <w:rsid w:val="009F1B53"/>
    <w:rsid w:val="009F267D"/>
    <w:rsid w:val="009F3654"/>
    <w:rsid w:val="009F3717"/>
    <w:rsid w:val="009F37F8"/>
    <w:rsid w:val="009F5692"/>
    <w:rsid w:val="009F7186"/>
    <w:rsid w:val="009F78E4"/>
    <w:rsid w:val="009F7E55"/>
    <w:rsid w:val="00A007B9"/>
    <w:rsid w:val="00A00A83"/>
    <w:rsid w:val="00A0128F"/>
    <w:rsid w:val="00A021D1"/>
    <w:rsid w:val="00A0332C"/>
    <w:rsid w:val="00A035B5"/>
    <w:rsid w:val="00A03985"/>
    <w:rsid w:val="00A0472D"/>
    <w:rsid w:val="00A04EF1"/>
    <w:rsid w:val="00A0509E"/>
    <w:rsid w:val="00A05422"/>
    <w:rsid w:val="00A065B2"/>
    <w:rsid w:val="00A06F50"/>
    <w:rsid w:val="00A07D07"/>
    <w:rsid w:val="00A134CC"/>
    <w:rsid w:val="00A134E8"/>
    <w:rsid w:val="00A13B0F"/>
    <w:rsid w:val="00A146B6"/>
    <w:rsid w:val="00A150FB"/>
    <w:rsid w:val="00A15DE0"/>
    <w:rsid w:val="00A17F32"/>
    <w:rsid w:val="00A231EF"/>
    <w:rsid w:val="00A2357B"/>
    <w:rsid w:val="00A23C01"/>
    <w:rsid w:val="00A24BC1"/>
    <w:rsid w:val="00A263E6"/>
    <w:rsid w:val="00A2754E"/>
    <w:rsid w:val="00A277FD"/>
    <w:rsid w:val="00A27930"/>
    <w:rsid w:val="00A31DBB"/>
    <w:rsid w:val="00A31EFF"/>
    <w:rsid w:val="00A34013"/>
    <w:rsid w:val="00A35773"/>
    <w:rsid w:val="00A3598B"/>
    <w:rsid w:val="00A37827"/>
    <w:rsid w:val="00A406BA"/>
    <w:rsid w:val="00A41667"/>
    <w:rsid w:val="00A42AAA"/>
    <w:rsid w:val="00A44C07"/>
    <w:rsid w:val="00A46650"/>
    <w:rsid w:val="00A50F82"/>
    <w:rsid w:val="00A51B78"/>
    <w:rsid w:val="00A5277A"/>
    <w:rsid w:val="00A5305D"/>
    <w:rsid w:val="00A5545C"/>
    <w:rsid w:val="00A55FD1"/>
    <w:rsid w:val="00A5672F"/>
    <w:rsid w:val="00A5713B"/>
    <w:rsid w:val="00A5756E"/>
    <w:rsid w:val="00A6050F"/>
    <w:rsid w:val="00A6169B"/>
    <w:rsid w:val="00A61C14"/>
    <w:rsid w:val="00A626D3"/>
    <w:rsid w:val="00A630DF"/>
    <w:rsid w:val="00A63572"/>
    <w:rsid w:val="00A638EA"/>
    <w:rsid w:val="00A67189"/>
    <w:rsid w:val="00A711F2"/>
    <w:rsid w:val="00A7159A"/>
    <w:rsid w:val="00A72827"/>
    <w:rsid w:val="00A72F17"/>
    <w:rsid w:val="00A7385B"/>
    <w:rsid w:val="00A73E5F"/>
    <w:rsid w:val="00A74B97"/>
    <w:rsid w:val="00A76102"/>
    <w:rsid w:val="00A77A74"/>
    <w:rsid w:val="00A81648"/>
    <w:rsid w:val="00A8261B"/>
    <w:rsid w:val="00A826B4"/>
    <w:rsid w:val="00A83924"/>
    <w:rsid w:val="00A849A8"/>
    <w:rsid w:val="00A84F07"/>
    <w:rsid w:val="00A854B0"/>
    <w:rsid w:val="00A85956"/>
    <w:rsid w:val="00A85DD6"/>
    <w:rsid w:val="00A869C2"/>
    <w:rsid w:val="00A86D3F"/>
    <w:rsid w:val="00A90101"/>
    <w:rsid w:val="00A90D6E"/>
    <w:rsid w:val="00A91DA4"/>
    <w:rsid w:val="00A956C0"/>
    <w:rsid w:val="00A96DF8"/>
    <w:rsid w:val="00A97808"/>
    <w:rsid w:val="00A97DC4"/>
    <w:rsid w:val="00AA0656"/>
    <w:rsid w:val="00AA096D"/>
    <w:rsid w:val="00AA18D7"/>
    <w:rsid w:val="00AA28B4"/>
    <w:rsid w:val="00AA2BA6"/>
    <w:rsid w:val="00AA3013"/>
    <w:rsid w:val="00AA37A9"/>
    <w:rsid w:val="00AA4A53"/>
    <w:rsid w:val="00AA6FD2"/>
    <w:rsid w:val="00AA72DA"/>
    <w:rsid w:val="00AA779E"/>
    <w:rsid w:val="00AB016C"/>
    <w:rsid w:val="00AB0933"/>
    <w:rsid w:val="00AB1D93"/>
    <w:rsid w:val="00AB1EBC"/>
    <w:rsid w:val="00AB29A4"/>
    <w:rsid w:val="00AB2B75"/>
    <w:rsid w:val="00AB4B2B"/>
    <w:rsid w:val="00AB5CF0"/>
    <w:rsid w:val="00AB7195"/>
    <w:rsid w:val="00AB7884"/>
    <w:rsid w:val="00AC026E"/>
    <w:rsid w:val="00AC16CB"/>
    <w:rsid w:val="00AC18CD"/>
    <w:rsid w:val="00AC1DAC"/>
    <w:rsid w:val="00AC22B9"/>
    <w:rsid w:val="00AC273F"/>
    <w:rsid w:val="00AC2FFA"/>
    <w:rsid w:val="00AC364C"/>
    <w:rsid w:val="00AC3864"/>
    <w:rsid w:val="00AC4B6E"/>
    <w:rsid w:val="00AC79E8"/>
    <w:rsid w:val="00AD0F8D"/>
    <w:rsid w:val="00AD1B94"/>
    <w:rsid w:val="00AD3B92"/>
    <w:rsid w:val="00AD3C4D"/>
    <w:rsid w:val="00AD4055"/>
    <w:rsid w:val="00AD412C"/>
    <w:rsid w:val="00AD49EB"/>
    <w:rsid w:val="00AD53F0"/>
    <w:rsid w:val="00AD6036"/>
    <w:rsid w:val="00AD6251"/>
    <w:rsid w:val="00AD65F7"/>
    <w:rsid w:val="00AD6B7B"/>
    <w:rsid w:val="00AD70BD"/>
    <w:rsid w:val="00AE4121"/>
    <w:rsid w:val="00AE4822"/>
    <w:rsid w:val="00AE4A52"/>
    <w:rsid w:val="00AE5CE6"/>
    <w:rsid w:val="00AE610C"/>
    <w:rsid w:val="00AE6C61"/>
    <w:rsid w:val="00AE714F"/>
    <w:rsid w:val="00AF1407"/>
    <w:rsid w:val="00AF50CB"/>
    <w:rsid w:val="00AF57C3"/>
    <w:rsid w:val="00AF5D80"/>
    <w:rsid w:val="00AF6DCD"/>
    <w:rsid w:val="00AF7C69"/>
    <w:rsid w:val="00B00A8A"/>
    <w:rsid w:val="00B03727"/>
    <w:rsid w:val="00B03D9A"/>
    <w:rsid w:val="00B06405"/>
    <w:rsid w:val="00B06BA9"/>
    <w:rsid w:val="00B07D76"/>
    <w:rsid w:val="00B1114A"/>
    <w:rsid w:val="00B12896"/>
    <w:rsid w:val="00B13265"/>
    <w:rsid w:val="00B134BB"/>
    <w:rsid w:val="00B13B5A"/>
    <w:rsid w:val="00B13F3E"/>
    <w:rsid w:val="00B1409A"/>
    <w:rsid w:val="00B14863"/>
    <w:rsid w:val="00B14A17"/>
    <w:rsid w:val="00B17940"/>
    <w:rsid w:val="00B21769"/>
    <w:rsid w:val="00B223E3"/>
    <w:rsid w:val="00B22536"/>
    <w:rsid w:val="00B2256C"/>
    <w:rsid w:val="00B22743"/>
    <w:rsid w:val="00B236F3"/>
    <w:rsid w:val="00B239F6"/>
    <w:rsid w:val="00B2451D"/>
    <w:rsid w:val="00B25C28"/>
    <w:rsid w:val="00B260A1"/>
    <w:rsid w:val="00B27A16"/>
    <w:rsid w:val="00B27D2E"/>
    <w:rsid w:val="00B3002B"/>
    <w:rsid w:val="00B3104D"/>
    <w:rsid w:val="00B3385A"/>
    <w:rsid w:val="00B33BBA"/>
    <w:rsid w:val="00B33C01"/>
    <w:rsid w:val="00B35805"/>
    <w:rsid w:val="00B358BF"/>
    <w:rsid w:val="00B36D6C"/>
    <w:rsid w:val="00B371D7"/>
    <w:rsid w:val="00B40E37"/>
    <w:rsid w:val="00B413AA"/>
    <w:rsid w:val="00B41E84"/>
    <w:rsid w:val="00B42D97"/>
    <w:rsid w:val="00B43539"/>
    <w:rsid w:val="00B467EF"/>
    <w:rsid w:val="00B51BAD"/>
    <w:rsid w:val="00B51BB7"/>
    <w:rsid w:val="00B5273D"/>
    <w:rsid w:val="00B54216"/>
    <w:rsid w:val="00B5428C"/>
    <w:rsid w:val="00B54D09"/>
    <w:rsid w:val="00B56EE1"/>
    <w:rsid w:val="00B57262"/>
    <w:rsid w:val="00B60078"/>
    <w:rsid w:val="00B604B0"/>
    <w:rsid w:val="00B60645"/>
    <w:rsid w:val="00B60F55"/>
    <w:rsid w:val="00B61C23"/>
    <w:rsid w:val="00B62152"/>
    <w:rsid w:val="00B623AC"/>
    <w:rsid w:val="00B62716"/>
    <w:rsid w:val="00B64277"/>
    <w:rsid w:val="00B64675"/>
    <w:rsid w:val="00B66124"/>
    <w:rsid w:val="00B67E74"/>
    <w:rsid w:val="00B703A8"/>
    <w:rsid w:val="00B70655"/>
    <w:rsid w:val="00B7143B"/>
    <w:rsid w:val="00B71F65"/>
    <w:rsid w:val="00B72883"/>
    <w:rsid w:val="00B737E0"/>
    <w:rsid w:val="00B73B54"/>
    <w:rsid w:val="00B75730"/>
    <w:rsid w:val="00B758DB"/>
    <w:rsid w:val="00B75ECC"/>
    <w:rsid w:val="00B760DC"/>
    <w:rsid w:val="00B7749B"/>
    <w:rsid w:val="00B800BA"/>
    <w:rsid w:val="00B8159F"/>
    <w:rsid w:val="00B824FC"/>
    <w:rsid w:val="00B82612"/>
    <w:rsid w:val="00B82FC8"/>
    <w:rsid w:val="00B8321D"/>
    <w:rsid w:val="00B84636"/>
    <w:rsid w:val="00B84D9D"/>
    <w:rsid w:val="00B85223"/>
    <w:rsid w:val="00B8616D"/>
    <w:rsid w:val="00B862EF"/>
    <w:rsid w:val="00B87148"/>
    <w:rsid w:val="00B9064F"/>
    <w:rsid w:val="00B92BFC"/>
    <w:rsid w:val="00B95AF9"/>
    <w:rsid w:val="00B95C58"/>
    <w:rsid w:val="00B96263"/>
    <w:rsid w:val="00B96D7C"/>
    <w:rsid w:val="00BA16BD"/>
    <w:rsid w:val="00BA1F58"/>
    <w:rsid w:val="00BA3AFD"/>
    <w:rsid w:val="00BA61DB"/>
    <w:rsid w:val="00BA68BB"/>
    <w:rsid w:val="00BA6C75"/>
    <w:rsid w:val="00BA7233"/>
    <w:rsid w:val="00BA78C8"/>
    <w:rsid w:val="00BB0A36"/>
    <w:rsid w:val="00BB31C6"/>
    <w:rsid w:val="00BB6CE7"/>
    <w:rsid w:val="00BC0B0B"/>
    <w:rsid w:val="00BC1B82"/>
    <w:rsid w:val="00BC2E7D"/>
    <w:rsid w:val="00BC3443"/>
    <w:rsid w:val="00BC3ADC"/>
    <w:rsid w:val="00BC4605"/>
    <w:rsid w:val="00BC597D"/>
    <w:rsid w:val="00BC5E15"/>
    <w:rsid w:val="00BC60F6"/>
    <w:rsid w:val="00BC6225"/>
    <w:rsid w:val="00BC79D9"/>
    <w:rsid w:val="00BD6849"/>
    <w:rsid w:val="00BD76DB"/>
    <w:rsid w:val="00BD7A32"/>
    <w:rsid w:val="00BE095E"/>
    <w:rsid w:val="00BE3D2D"/>
    <w:rsid w:val="00BE426B"/>
    <w:rsid w:val="00BE4D69"/>
    <w:rsid w:val="00BE4E64"/>
    <w:rsid w:val="00BE608C"/>
    <w:rsid w:val="00BE672F"/>
    <w:rsid w:val="00BE69E2"/>
    <w:rsid w:val="00BE7F61"/>
    <w:rsid w:val="00BF1E29"/>
    <w:rsid w:val="00BF267C"/>
    <w:rsid w:val="00BF2B31"/>
    <w:rsid w:val="00BF323A"/>
    <w:rsid w:val="00BF425B"/>
    <w:rsid w:val="00BF458A"/>
    <w:rsid w:val="00BF75A0"/>
    <w:rsid w:val="00C0065D"/>
    <w:rsid w:val="00C006DB"/>
    <w:rsid w:val="00C008FD"/>
    <w:rsid w:val="00C00B43"/>
    <w:rsid w:val="00C00BFF"/>
    <w:rsid w:val="00C02E31"/>
    <w:rsid w:val="00C02FD0"/>
    <w:rsid w:val="00C0675C"/>
    <w:rsid w:val="00C06B57"/>
    <w:rsid w:val="00C10290"/>
    <w:rsid w:val="00C10908"/>
    <w:rsid w:val="00C1093C"/>
    <w:rsid w:val="00C10DA2"/>
    <w:rsid w:val="00C11354"/>
    <w:rsid w:val="00C12140"/>
    <w:rsid w:val="00C134BD"/>
    <w:rsid w:val="00C137F3"/>
    <w:rsid w:val="00C13A77"/>
    <w:rsid w:val="00C13CD8"/>
    <w:rsid w:val="00C14330"/>
    <w:rsid w:val="00C16999"/>
    <w:rsid w:val="00C17DAB"/>
    <w:rsid w:val="00C17E2A"/>
    <w:rsid w:val="00C17FD2"/>
    <w:rsid w:val="00C2055B"/>
    <w:rsid w:val="00C20FD4"/>
    <w:rsid w:val="00C211BE"/>
    <w:rsid w:val="00C2159C"/>
    <w:rsid w:val="00C2176C"/>
    <w:rsid w:val="00C21921"/>
    <w:rsid w:val="00C22F39"/>
    <w:rsid w:val="00C2378E"/>
    <w:rsid w:val="00C2537C"/>
    <w:rsid w:val="00C263FD"/>
    <w:rsid w:val="00C26D90"/>
    <w:rsid w:val="00C30B46"/>
    <w:rsid w:val="00C318FA"/>
    <w:rsid w:val="00C3193C"/>
    <w:rsid w:val="00C33AA9"/>
    <w:rsid w:val="00C34EB2"/>
    <w:rsid w:val="00C35026"/>
    <w:rsid w:val="00C369B8"/>
    <w:rsid w:val="00C36CD4"/>
    <w:rsid w:val="00C41065"/>
    <w:rsid w:val="00C4137B"/>
    <w:rsid w:val="00C44CD9"/>
    <w:rsid w:val="00C44FF7"/>
    <w:rsid w:val="00C45759"/>
    <w:rsid w:val="00C46F0C"/>
    <w:rsid w:val="00C47156"/>
    <w:rsid w:val="00C51384"/>
    <w:rsid w:val="00C51740"/>
    <w:rsid w:val="00C51BB6"/>
    <w:rsid w:val="00C528D8"/>
    <w:rsid w:val="00C53243"/>
    <w:rsid w:val="00C54329"/>
    <w:rsid w:val="00C55666"/>
    <w:rsid w:val="00C55E19"/>
    <w:rsid w:val="00C57A0A"/>
    <w:rsid w:val="00C57BBC"/>
    <w:rsid w:val="00C613B8"/>
    <w:rsid w:val="00C6140E"/>
    <w:rsid w:val="00C62EE9"/>
    <w:rsid w:val="00C63061"/>
    <w:rsid w:val="00C630A8"/>
    <w:rsid w:val="00C6361E"/>
    <w:rsid w:val="00C6486F"/>
    <w:rsid w:val="00C6554F"/>
    <w:rsid w:val="00C66004"/>
    <w:rsid w:val="00C67FF7"/>
    <w:rsid w:val="00C703C7"/>
    <w:rsid w:val="00C7176B"/>
    <w:rsid w:val="00C727A7"/>
    <w:rsid w:val="00C736E0"/>
    <w:rsid w:val="00C7399A"/>
    <w:rsid w:val="00C74135"/>
    <w:rsid w:val="00C772C1"/>
    <w:rsid w:val="00C77795"/>
    <w:rsid w:val="00C77A87"/>
    <w:rsid w:val="00C77A8F"/>
    <w:rsid w:val="00C81405"/>
    <w:rsid w:val="00C81456"/>
    <w:rsid w:val="00C82750"/>
    <w:rsid w:val="00C831C9"/>
    <w:rsid w:val="00C83D24"/>
    <w:rsid w:val="00C84854"/>
    <w:rsid w:val="00C85CF1"/>
    <w:rsid w:val="00C8602E"/>
    <w:rsid w:val="00C90B08"/>
    <w:rsid w:val="00C90D45"/>
    <w:rsid w:val="00C911A2"/>
    <w:rsid w:val="00C92391"/>
    <w:rsid w:val="00C92775"/>
    <w:rsid w:val="00C93462"/>
    <w:rsid w:val="00C935E2"/>
    <w:rsid w:val="00C938A1"/>
    <w:rsid w:val="00C9403B"/>
    <w:rsid w:val="00C94691"/>
    <w:rsid w:val="00C94DB1"/>
    <w:rsid w:val="00C96EFE"/>
    <w:rsid w:val="00C9774E"/>
    <w:rsid w:val="00C97FC7"/>
    <w:rsid w:val="00CA23CF"/>
    <w:rsid w:val="00CA2B8B"/>
    <w:rsid w:val="00CA495B"/>
    <w:rsid w:val="00CA4B5D"/>
    <w:rsid w:val="00CA4E69"/>
    <w:rsid w:val="00CA4FEA"/>
    <w:rsid w:val="00CA5156"/>
    <w:rsid w:val="00CA59E7"/>
    <w:rsid w:val="00CA7054"/>
    <w:rsid w:val="00CA776A"/>
    <w:rsid w:val="00CA7F73"/>
    <w:rsid w:val="00CB0BD7"/>
    <w:rsid w:val="00CB190B"/>
    <w:rsid w:val="00CB4F23"/>
    <w:rsid w:val="00CB73D9"/>
    <w:rsid w:val="00CC1971"/>
    <w:rsid w:val="00CC1EFC"/>
    <w:rsid w:val="00CC26CA"/>
    <w:rsid w:val="00CC2C5A"/>
    <w:rsid w:val="00CC39D0"/>
    <w:rsid w:val="00CC40A0"/>
    <w:rsid w:val="00CC5234"/>
    <w:rsid w:val="00CC5290"/>
    <w:rsid w:val="00CC6317"/>
    <w:rsid w:val="00CC66DD"/>
    <w:rsid w:val="00CC754A"/>
    <w:rsid w:val="00CC794D"/>
    <w:rsid w:val="00CD296A"/>
    <w:rsid w:val="00CD35C1"/>
    <w:rsid w:val="00CD3C0E"/>
    <w:rsid w:val="00CD4110"/>
    <w:rsid w:val="00CD51D6"/>
    <w:rsid w:val="00CD5399"/>
    <w:rsid w:val="00CD6333"/>
    <w:rsid w:val="00CD7A69"/>
    <w:rsid w:val="00CE0421"/>
    <w:rsid w:val="00CE0621"/>
    <w:rsid w:val="00CE14A3"/>
    <w:rsid w:val="00CE1D98"/>
    <w:rsid w:val="00CE61A3"/>
    <w:rsid w:val="00CE6F4A"/>
    <w:rsid w:val="00CF0F71"/>
    <w:rsid w:val="00CF251C"/>
    <w:rsid w:val="00CF282B"/>
    <w:rsid w:val="00CF3824"/>
    <w:rsid w:val="00CF44B7"/>
    <w:rsid w:val="00CF4FF5"/>
    <w:rsid w:val="00CF7B13"/>
    <w:rsid w:val="00CF7D76"/>
    <w:rsid w:val="00D0004C"/>
    <w:rsid w:val="00D02266"/>
    <w:rsid w:val="00D04B47"/>
    <w:rsid w:val="00D0644E"/>
    <w:rsid w:val="00D103FD"/>
    <w:rsid w:val="00D1244C"/>
    <w:rsid w:val="00D13141"/>
    <w:rsid w:val="00D139AF"/>
    <w:rsid w:val="00D14817"/>
    <w:rsid w:val="00D15B1D"/>
    <w:rsid w:val="00D15D10"/>
    <w:rsid w:val="00D1615B"/>
    <w:rsid w:val="00D17259"/>
    <w:rsid w:val="00D2037D"/>
    <w:rsid w:val="00D20A75"/>
    <w:rsid w:val="00D20CE2"/>
    <w:rsid w:val="00D210D8"/>
    <w:rsid w:val="00D2133E"/>
    <w:rsid w:val="00D23C46"/>
    <w:rsid w:val="00D23D57"/>
    <w:rsid w:val="00D250E0"/>
    <w:rsid w:val="00D25438"/>
    <w:rsid w:val="00D266FB"/>
    <w:rsid w:val="00D27D15"/>
    <w:rsid w:val="00D31697"/>
    <w:rsid w:val="00D31D0A"/>
    <w:rsid w:val="00D31F9D"/>
    <w:rsid w:val="00D320BB"/>
    <w:rsid w:val="00D333A3"/>
    <w:rsid w:val="00D336A6"/>
    <w:rsid w:val="00D336ED"/>
    <w:rsid w:val="00D34328"/>
    <w:rsid w:val="00D346CB"/>
    <w:rsid w:val="00D34EF5"/>
    <w:rsid w:val="00D36668"/>
    <w:rsid w:val="00D3710E"/>
    <w:rsid w:val="00D43974"/>
    <w:rsid w:val="00D4479F"/>
    <w:rsid w:val="00D4542E"/>
    <w:rsid w:val="00D50181"/>
    <w:rsid w:val="00D50A01"/>
    <w:rsid w:val="00D515FB"/>
    <w:rsid w:val="00D53B02"/>
    <w:rsid w:val="00D53C89"/>
    <w:rsid w:val="00D53EBB"/>
    <w:rsid w:val="00D5411B"/>
    <w:rsid w:val="00D544E5"/>
    <w:rsid w:val="00D549F2"/>
    <w:rsid w:val="00D55017"/>
    <w:rsid w:val="00D5574A"/>
    <w:rsid w:val="00D55EDF"/>
    <w:rsid w:val="00D570FD"/>
    <w:rsid w:val="00D57168"/>
    <w:rsid w:val="00D60070"/>
    <w:rsid w:val="00D60A96"/>
    <w:rsid w:val="00D61256"/>
    <w:rsid w:val="00D62958"/>
    <w:rsid w:val="00D62B0D"/>
    <w:rsid w:val="00D64751"/>
    <w:rsid w:val="00D647D2"/>
    <w:rsid w:val="00D65024"/>
    <w:rsid w:val="00D650E0"/>
    <w:rsid w:val="00D652FC"/>
    <w:rsid w:val="00D6532A"/>
    <w:rsid w:val="00D65B9F"/>
    <w:rsid w:val="00D6721D"/>
    <w:rsid w:val="00D67490"/>
    <w:rsid w:val="00D72A07"/>
    <w:rsid w:val="00D737DC"/>
    <w:rsid w:val="00D75400"/>
    <w:rsid w:val="00D765A1"/>
    <w:rsid w:val="00D77173"/>
    <w:rsid w:val="00D776CC"/>
    <w:rsid w:val="00D808C3"/>
    <w:rsid w:val="00D819CA"/>
    <w:rsid w:val="00D81B3F"/>
    <w:rsid w:val="00D82873"/>
    <w:rsid w:val="00D835CE"/>
    <w:rsid w:val="00D8450A"/>
    <w:rsid w:val="00D851DE"/>
    <w:rsid w:val="00D8524B"/>
    <w:rsid w:val="00D858A3"/>
    <w:rsid w:val="00D86CA3"/>
    <w:rsid w:val="00D87662"/>
    <w:rsid w:val="00D8782A"/>
    <w:rsid w:val="00D90095"/>
    <w:rsid w:val="00D90996"/>
    <w:rsid w:val="00D90F8C"/>
    <w:rsid w:val="00D92A2B"/>
    <w:rsid w:val="00D930E4"/>
    <w:rsid w:val="00D9366B"/>
    <w:rsid w:val="00D93C7A"/>
    <w:rsid w:val="00D951D1"/>
    <w:rsid w:val="00D96DB8"/>
    <w:rsid w:val="00D97371"/>
    <w:rsid w:val="00D9798A"/>
    <w:rsid w:val="00DA0505"/>
    <w:rsid w:val="00DA1A0A"/>
    <w:rsid w:val="00DA20BB"/>
    <w:rsid w:val="00DA27B2"/>
    <w:rsid w:val="00DA29E2"/>
    <w:rsid w:val="00DA2B34"/>
    <w:rsid w:val="00DA2C67"/>
    <w:rsid w:val="00DA499B"/>
    <w:rsid w:val="00DB0905"/>
    <w:rsid w:val="00DB11BA"/>
    <w:rsid w:val="00DB14C6"/>
    <w:rsid w:val="00DB1C74"/>
    <w:rsid w:val="00DB2B64"/>
    <w:rsid w:val="00DB329A"/>
    <w:rsid w:val="00DB4114"/>
    <w:rsid w:val="00DB4380"/>
    <w:rsid w:val="00DB4A00"/>
    <w:rsid w:val="00DB5868"/>
    <w:rsid w:val="00DB6368"/>
    <w:rsid w:val="00DB7260"/>
    <w:rsid w:val="00DB7393"/>
    <w:rsid w:val="00DB77B7"/>
    <w:rsid w:val="00DC25DB"/>
    <w:rsid w:val="00DC2A50"/>
    <w:rsid w:val="00DC2E26"/>
    <w:rsid w:val="00DC32C1"/>
    <w:rsid w:val="00DC333F"/>
    <w:rsid w:val="00DC4B18"/>
    <w:rsid w:val="00DC517B"/>
    <w:rsid w:val="00DC57D5"/>
    <w:rsid w:val="00DC6284"/>
    <w:rsid w:val="00DC728B"/>
    <w:rsid w:val="00DC764E"/>
    <w:rsid w:val="00DC7DEE"/>
    <w:rsid w:val="00DD0011"/>
    <w:rsid w:val="00DD048B"/>
    <w:rsid w:val="00DD0610"/>
    <w:rsid w:val="00DD0A3E"/>
    <w:rsid w:val="00DD0FDF"/>
    <w:rsid w:val="00DD1BC4"/>
    <w:rsid w:val="00DD2369"/>
    <w:rsid w:val="00DD25F4"/>
    <w:rsid w:val="00DD3365"/>
    <w:rsid w:val="00DD3F53"/>
    <w:rsid w:val="00DD461C"/>
    <w:rsid w:val="00DD4AC5"/>
    <w:rsid w:val="00DD4D2D"/>
    <w:rsid w:val="00DD514B"/>
    <w:rsid w:val="00DD5BAF"/>
    <w:rsid w:val="00DD6F21"/>
    <w:rsid w:val="00DD7410"/>
    <w:rsid w:val="00DD7686"/>
    <w:rsid w:val="00DE0D09"/>
    <w:rsid w:val="00DE18D3"/>
    <w:rsid w:val="00DE21E6"/>
    <w:rsid w:val="00DE599F"/>
    <w:rsid w:val="00DE639E"/>
    <w:rsid w:val="00DE655C"/>
    <w:rsid w:val="00DE69F5"/>
    <w:rsid w:val="00DE70EE"/>
    <w:rsid w:val="00DE7A5A"/>
    <w:rsid w:val="00DF0148"/>
    <w:rsid w:val="00DF0D1B"/>
    <w:rsid w:val="00DF1A88"/>
    <w:rsid w:val="00DF1E26"/>
    <w:rsid w:val="00DF4296"/>
    <w:rsid w:val="00DF4B74"/>
    <w:rsid w:val="00DF50F3"/>
    <w:rsid w:val="00DF55BE"/>
    <w:rsid w:val="00DF6290"/>
    <w:rsid w:val="00DF7206"/>
    <w:rsid w:val="00E00880"/>
    <w:rsid w:val="00E01764"/>
    <w:rsid w:val="00E02068"/>
    <w:rsid w:val="00E0219B"/>
    <w:rsid w:val="00E025DA"/>
    <w:rsid w:val="00E04B7B"/>
    <w:rsid w:val="00E067E2"/>
    <w:rsid w:val="00E07D40"/>
    <w:rsid w:val="00E07E3E"/>
    <w:rsid w:val="00E100C0"/>
    <w:rsid w:val="00E118CC"/>
    <w:rsid w:val="00E12C28"/>
    <w:rsid w:val="00E136D7"/>
    <w:rsid w:val="00E141C7"/>
    <w:rsid w:val="00E15084"/>
    <w:rsid w:val="00E15085"/>
    <w:rsid w:val="00E15A9A"/>
    <w:rsid w:val="00E15B9A"/>
    <w:rsid w:val="00E1629F"/>
    <w:rsid w:val="00E16F98"/>
    <w:rsid w:val="00E1719F"/>
    <w:rsid w:val="00E17E1D"/>
    <w:rsid w:val="00E20799"/>
    <w:rsid w:val="00E21D74"/>
    <w:rsid w:val="00E237D0"/>
    <w:rsid w:val="00E24BA8"/>
    <w:rsid w:val="00E255A9"/>
    <w:rsid w:val="00E271AB"/>
    <w:rsid w:val="00E2790C"/>
    <w:rsid w:val="00E27CAF"/>
    <w:rsid w:val="00E3366B"/>
    <w:rsid w:val="00E345BC"/>
    <w:rsid w:val="00E34A86"/>
    <w:rsid w:val="00E34B2D"/>
    <w:rsid w:val="00E358A7"/>
    <w:rsid w:val="00E36C2D"/>
    <w:rsid w:val="00E41952"/>
    <w:rsid w:val="00E41E1C"/>
    <w:rsid w:val="00E4417D"/>
    <w:rsid w:val="00E444F3"/>
    <w:rsid w:val="00E445E0"/>
    <w:rsid w:val="00E44DD0"/>
    <w:rsid w:val="00E4517A"/>
    <w:rsid w:val="00E452D5"/>
    <w:rsid w:val="00E456E8"/>
    <w:rsid w:val="00E45EDC"/>
    <w:rsid w:val="00E46B4E"/>
    <w:rsid w:val="00E47C8E"/>
    <w:rsid w:val="00E508A0"/>
    <w:rsid w:val="00E50AD4"/>
    <w:rsid w:val="00E51051"/>
    <w:rsid w:val="00E53851"/>
    <w:rsid w:val="00E559A6"/>
    <w:rsid w:val="00E5740A"/>
    <w:rsid w:val="00E6119F"/>
    <w:rsid w:val="00E61EC2"/>
    <w:rsid w:val="00E62CD6"/>
    <w:rsid w:val="00E63793"/>
    <w:rsid w:val="00E6631A"/>
    <w:rsid w:val="00E6726F"/>
    <w:rsid w:val="00E677BE"/>
    <w:rsid w:val="00E67CC0"/>
    <w:rsid w:val="00E71400"/>
    <w:rsid w:val="00E71C4B"/>
    <w:rsid w:val="00E71EDE"/>
    <w:rsid w:val="00E73E75"/>
    <w:rsid w:val="00E7487F"/>
    <w:rsid w:val="00E77B71"/>
    <w:rsid w:val="00E80C68"/>
    <w:rsid w:val="00E817FC"/>
    <w:rsid w:val="00E81A84"/>
    <w:rsid w:val="00E8301C"/>
    <w:rsid w:val="00E84579"/>
    <w:rsid w:val="00E8508F"/>
    <w:rsid w:val="00E8529B"/>
    <w:rsid w:val="00E85B73"/>
    <w:rsid w:val="00E86183"/>
    <w:rsid w:val="00E8659C"/>
    <w:rsid w:val="00E86A8D"/>
    <w:rsid w:val="00E86C05"/>
    <w:rsid w:val="00E872A8"/>
    <w:rsid w:val="00E875FB"/>
    <w:rsid w:val="00E90341"/>
    <w:rsid w:val="00E90FEF"/>
    <w:rsid w:val="00E91C7C"/>
    <w:rsid w:val="00E92200"/>
    <w:rsid w:val="00E92DBA"/>
    <w:rsid w:val="00E9333C"/>
    <w:rsid w:val="00E93978"/>
    <w:rsid w:val="00E9553D"/>
    <w:rsid w:val="00E95DE5"/>
    <w:rsid w:val="00E95FAA"/>
    <w:rsid w:val="00E9602D"/>
    <w:rsid w:val="00E9700D"/>
    <w:rsid w:val="00EA07C5"/>
    <w:rsid w:val="00EA0853"/>
    <w:rsid w:val="00EA0D9A"/>
    <w:rsid w:val="00EA2219"/>
    <w:rsid w:val="00EA410C"/>
    <w:rsid w:val="00EA4117"/>
    <w:rsid w:val="00EA484C"/>
    <w:rsid w:val="00EA598E"/>
    <w:rsid w:val="00EA6518"/>
    <w:rsid w:val="00EA7200"/>
    <w:rsid w:val="00EB0AA3"/>
    <w:rsid w:val="00EB278D"/>
    <w:rsid w:val="00EB2910"/>
    <w:rsid w:val="00EB4133"/>
    <w:rsid w:val="00EB46FC"/>
    <w:rsid w:val="00EB471B"/>
    <w:rsid w:val="00EB542B"/>
    <w:rsid w:val="00EB57C1"/>
    <w:rsid w:val="00EC04FF"/>
    <w:rsid w:val="00EC09D9"/>
    <w:rsid w:val="00EC0B25"/>
    <w:rsid w:val="00EC0C4C"/>
    <w:rsid w:val="00EC1318"/>
    <w:rsid w:val="00EC21E5"/>
    <w:rsid w:val="00EC25A7"/>
    <w:rsid w:val="00EC313F"/>
    <w:rsid w:val="00EC5BCF"/>
    <w:rsid w:val="00EC6000"/>
    <w:rsid w:val="00EC614D"/>
    <w:rsid w:val="00EC629A"/>
    <w:rsid w:val="00ED02F2"/>
    <w:rsid w:val="00ED068C"/>
    <w:rsid w:val="00ED45D6"/>
    <w:rsid w:val="00ED495A"/>
    <w:rsid w:val="00ED4F13"/>
    <w:rsid w:val="00ED51E0"/>
    <w:rsid w:val="00ED6189"/>
    <w:rsid w:val="00EE0D19"/>
    <w:rsid w:val="00EE22FC"/>
    <w:rsid w:val="00EE3657"/>
    <w:rsid w:val="00EE3914"/>
    <w:rsid w:val="00EE5351"/>
    <w:rsid w:val="00EE53ED"/>
    <w:rsid w:val="00EE5FC8"/>
    <w:rsid w:val="00EE610A"/>
    <w:rsid w:val="00EE6E51"/>
    <w:rsid w:val="00EE7435"/>
    <w:rsid w:val="00EE7EA3"/>
    <w:rsid w:val="00EF02CC"/>
    <w:rsid w:val="00EF113A"/>
    <w:rsid w:val="00EF12A4"/>
    <w:rsid w:val="00EF2EAC"/>
    <w:rsid w:val="00EF2ECB"/>
    <w:rsid w:val="00EF31C3"/>
    <w:rsid w:val="00EF37B5"/>
    <w:rsid w:val="00EF39AF"/>
    <w:rsid w:val="00EF4668"/>
    <w:rsid w:val="00EF565E"/>
    <w:rsid w:val="00EF5690"/>
    <w:rsid w:val="00EF57D5"/>
    <w:rsid w:val="00EF7172"/>
    <w:rsid w:val="00EF7A2B"/>
    <w:rsid w:val="00F00DA6"/>
    <w:rsid w:val="00F01398"/>
    <w:rsid w:val="00F03C6E"/>
    <w:rsid w:val="00F040E9"/>
    <w:rsid w:val="00F063CE"/>
    <w:rsid w:val="00F06BEA"/>
    <w:rsid w:val="00F105B4"/>
    <w:rsid w:val="00F10F1E"/>
    <w:rsid w:val="00F11BBE"/>
    <w:rsid w:val="00F12792"/>
    <w:rsid w:val="00F1320C"/>
    <w:rsid w:val="00F146CB"/>
    <w:rsid w:val="00F14EA2"/>
    <w:rsid w:val="00F16784"/>
    <w:rsid w:val="00F16B15"/>
    <w:rsid w:val="00F178B7"/>
    <w:rsid w:val="00F20852"/>
    <w:rsid w:val="00F21177"/>
    <w:rsid w:val="00F219B2"/>
    <w:rsid w:val="00F2425C"/>
    <w:rsid w:val="00F252BF"/>
    <w:rsid w:val="00F26025"/>
    <w:rsid w:val="00F26A0F"/>
    <w:rsid w:val="00F271E8"/>
    <w:rsid w:val="00F2770F"/>
    <w:rsid w:val="00F27A85"/>
    <w:rsid w:val="00F302E9"/>
    <w:rsid w:val="00F30B74"/>
    <w:rsid w:val="00F3175F"/>
    <w:rsid w:val="00F32333"/>
    <w:rsid w:val="00F32559"/>
    <w:rsid w:val="00F32A67"/>
    <w:rsid w:val="00F32C7D"/>
    <w:rsid w:val="00F32D04"/>
    <w:rsid w:val="00F333D7"/>
    <w:rsid w:val="00F333F6"/>
    <w:rsid w:val="00F33C0E"/>
    <w:rsid w:val="00F3477C"/>
    <w:rsid w:val="00F34C63"/>
    <w:rsid w:val="00F35A99"/>
    <w:rsid w:val="00F3679D"/>
    <w:rsid w:val="00F37495"/>
    <w:rsid w:val="00F37A6D"/>
    <w:rsid w:val="00F41D84"/>
    <w:rsid w:val="00F424CE"/>
    <w:rsid w:val="00F44819"/>
    <w:rsid w:val="00F44A2A"/>
    <w:rsid w:val="00F459E5"/>
    <w:rsid w:val="00F472A5"/>
    <w:rsid w:val="00F4748C"/>
    <w:rsid w:val="00F50AC3"/>
    <w:rsid w:val="00F51349"/>
    <w:rsid w:val="00F51854"/>
    <w:rsid w:val="00F5200A"/>
    <w:rsid w:val="00F52340"/>
    <w:rsid w:val="00F52D36"/>
    <w:rsid w:val="00F53617"/>
    <w:rsid w:val="00F54D2E"/>
    <w:rsid w:val="00F5529B"/>
    <w:rsid w:val="00F56CE7"/>
    <w:rsid w:val="00F5752A"/>
    <w:rsid w:val="00F579E5"/>
    <w:rsid w:val="00F60FA5"/>
    <w:rsid w:val="00F61ECF"/>
    <w:rsid w:val="00F623B4"/>
    <w:rsid w:val="00F62545"/>
    <w:rsid w:val="00F64876"/>
    <w:rsid w:val="00F677BD"/>
    <w:rsid w:val="00F70141"/>
    <w:rsid w:val="00F70DAF"/>
    <w:rsid w:val="00F7131C"/>
    <w:rsid w:val="00F73F5C"/>
    <w:rsid w:val="00F7416D"/>
    <w:rsid w:val="00F7492F"/>
    <w:rsid w:val="00F74ABC"/>
    <w:rsid w:val="00F74B69"/>
    <w:rsid w:val="00F764D3"/>
    <w:rsid w:val="00F7784E"/>
    <w:rsid w:val="00F77CF4"/>
    <w:rsid w:val="00F80CC3"/>
    <w:rsid w:val="00F86219"/>
    <w:rsid w:val="00F8630C"/>
    <w:rsid w:val="00F872BB"/>
    <w:rsid w:val="00F87799"/>
    <w:rsid w:val="00F91127"/>
    <w:rsid w:val="00F9155F"/>
    <w:rsid w:val="00F91A45"/>
    <w:rsid w:val="00F9297E"/>
    <w:rsid w:val="00F92D9C"/>
    <w:rsid w:val="00F932FF"/>
    <w:rsid w:val="00F9454C"/>
    <w:rsid w:val="00F946E1"/>
    <w:rsid w:val="00F94FAC"/>
    <w:rsid w:val="00F96472"/>
    <w:rsid w:val="00F97EEE"/>
    <w:rsid w:val="00F97EF3"/>
    <w:rsid w:val="00F97F5D"/>
    <w:rsid w:val="00FA39E1"/>
    <w:rsid w:val="00FA4341"/>
    <w:rsid w:val="00FA4B13"/>
    <w:rsid w:val="00FA5576"/>
    <w:rsid w:val="00FA67D6"/>
    <w:rsid w:val="00FB0189"/>
    <w:rsid w:val="00FB1304"/>
    <w:rsid w:val="00FB26A1"/>
    <w:rsid w:val="00FB26FE"/>
    <w:rsid w:val="00FB2923"/>
    <w:rsid w:val="00FB350E"/>
    <w:rsid w:val="00FB538E"/>
    <w:rsid w:val="00FB6D78"/>
    <w:rsid w:val="00FC09FA"/>
    <w:rsid w:val="00FC147D"/>
    <w:rsid w:val="00FC1F6B"/>
    <w:rsid w:val="00FC2F75"/>
    <w:rsid w:val="00FC336E"/>
    <w:rsid w:val="00FC3426"/>
    <w:rsid w:val="00FC3A10"/>
    <w:rsid w:val="00FC3DAC"/>
    <w:rsid w:val="00FC5EC8"/>
    <w:rsid w:val="00FC6071"/>
    <w:rsid w:val="00FC6703"/>
    <w:rsid w:val="00FC738D"/>
    <w:rsid w:val="00FC7867"/>
    <w:rsid w:val="00FD0562"/>
    <w:rsid w:val="00FD06AC"/>
    <w:rsid w:val="00FD14E0"/>
    <w:rsid w:val="00FD29B8"/>
    <w:rsid w:val="00FD32A4"/>
    <w:rsid w:val="00FD6DCB"/>
    <w:rsid w:val="00FD7765"/>
    <w:rsid w:val="00FD7EFA"/>
    <w:rsid w:val="00FE05A3"/>
    <w:rsid w:val="00FE136A"/>
    <w:rsid w:val="00FE1440"/>
    <w:rsid w:val="00FE1567"/>
    <w:rsid w:val="00FE19B8"/>
    <w:rsid w:val="00FE224B"/>
    <w:rsid w:val="00FE4744"/>
    <w:rsid w:val="00FE4BB2"/>
    <w:rsid w:val="00FF218C"/>
    <w:rsid w:val="00FF29B7"/>
    <w:rsid w:val="00FF33C2"/>
    <w:rsid w:val="00FF6959"/>
    <w:rsid w:val="00FF6A97"/>
    <w:rsid w:val="00FF6C63"/>
    <w:rsid w:val="00FF6C7A"/>
    <w:rsid w:val="00FF6FBF"/>
    <w:rsid w:val="00FF7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DA9DE"/>
  <w15:chartTrackingRefBased/>
  <w15:docId w15:val="{37F3161C-74AC-AD44-BB35-F4DABC77A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52D"/>
    <w:rPr>
      <w:rFonts w:ascii="Times New Roman" w:eastAsia="Times New Roman" w:hAnsi="Times New Roman" w:cs="Times New Roman"/>
    </w:rPr>
  </w:style>
  <w:style w:type="paragraph" w:styleId="Heading1">
    <w:name w:val="heading 1"/>
    <w:basedOn w:val="Normal"/>
    <w:next w:val="Normal"/>
    <w:link w:val="Heading1Char"/>
    <w:uiPriority w:val="9"/>
    <w:qFormat/>
    <w:rsid w:val="00764A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54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403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A02"/>
    <w:pPr>
      <w:tabs>
        <w:tab w:val="center" w:pos="4680"/>
        <w:tab w:val="right" w:pos="9360"/>
      </w:tabs>
    </w:pPr>
  </w:style>
  <w:style w:type="character" w:customStyle="1" w:styleId="HeaderChar">
    <w:name w:val="Header Char"/>
    <w:basedOn w:val="DefaultParagraphFont"/>
    <w:link w:val="Header"/>
    <w:uiPriority w:val="99"/>
    <w:rsid w:val="00764A02"/>
  </w:style>
  <w:style w:type="paragraph" w:styleId="Footer">
    <w:name w:val="footer"/>
    <w:basedOn w:val="Normal"/>
    <w:link w:val="FooterChar"/>
    <w:uiPriority w:val="99"/>
    <w:unhideWhenUsed/>
    <w:rsid w:val="00764A02"/>
    <w:pPr>
      <w:tabs>
        <w:tab w:val="center" w:pos="4680"/>
        <w:tab w:val="right" w:pos="9360"/>
      </w:tabs>
    </w:pPr>
  </w:style>
  <w:style w:type="character" w:customStyle="1" w:styleId="FooterChar">
    <w:name w:val="Footer Char"/>
    <w:basedOn w:val="DefaultParagraphFont"/>
    <w:link w:val="Footer"/>
    <w:uiPriority w:val="99"/>
    <w:rsid w:val="00764A02"/>
  </w:style>
  <w:style w:type="character" w:customStyle="1" w:styleId="Heading1Char">
    <w:name w:val="Heading 1 Char"/>
    <w:basedOn w:val="DefaultParagraphFont"/>
    <w:link w:val="Heading1"/>
    <w:uiPriority w:val="9"/>
    <w:rsid w:val="00764A0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64A02"/>
    <w:pPr>
      <w:spacing w:before="100" w:beforeAutospacing="1" w:after="100" w:afterAutospacing="1"/>
    </w:pPr>
  </w:style>
  <w:style w:type="character" w:styleId="Strong">
    <w:name w:val="Strong"/>
    <w:basedOn w:val="DefaultParagraphFont"/>
    <w:uiPriority w:val="22"/>
    <w:qFormat/>
    <w:rsid w:val="00764A02"/>
    <w:rPr>
      <w:b/>
      <w:bCs/>
    </w:rPr>
  </w:style>
  <w:style w:type="paragraph" w:styleId="BalloonText">
    <w:name w:val="Balloon Text"/>
    <w:basedOn w:val="Normal"/>
    <w:link w:val="BalloonTextChar"/>
    <w:uiPriority w:val="99"/>
    <w:semiHidden/>
    <w:unhideWhenUsed/>
    <w:rsid w:val="00A90101"/>
    <w:rPr>
      <w:sz w:val="18"/>
      <w:szCs w:val="18"/>
    </w:rPr>
  </w:style>
  <w:style w:type="character" w:customStyle="1" w:styleId="BalloonTextChar">
    <w:name w:val="Balloon Text Char"/>
    <w:basedOn w:val="DefaultParagraphFont"/>
    <w:link w:val="BalloonText"/>
    <w:uiPriority w:val="99"/>
    <w:semiHidden/>
    <w:rsid w:val="00A90101"/>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A90101"/>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90101"/>
    <w:rPr>
      <w:rFonts w:ascii="Calibri" w:eastAsia="Times New Roman" w:hAnsi="Calibri" w:cs="Calibri"/>
    </w:rPr>
  </w:style>
  <w:style w:type="paragraph" w:customStyle="1" w:styleId="EndNoteBibliography">
    <w:name w:val="EndNote Bibliography"/>
    <w:basedOn w:val="Normal"/>
    <w:link w:val="EndNoteBibliographyChar"/>
    <w:rsid w:val="00A90101"/>
    <w:rPr>
      <w:rFonts w:ascii="Calibri" w:hAnsi="Calibri" w:cs="Calibri"/>
    </w:rPr>
  </w:style>
  <w:style w:type="character" w:customStyle="1" w:styleId="EndNoteBibliographyChar">
    <w:name w:val="EndNote Bibliography Char"/>
    <w:basedOn w:val="DefaultParagraphFont"/>
    <w:link w:val="EndNoteBibliography"/>
    <w:rsid w:val="00A90101"/>
    <w:rPr>
      <w:rFonts w:ascii="Calibri" w:eastAsia="Times New Roman" w:hAnsi="Calibri" w:cs="Calibri"/>
    </w:rPr>
  </w:style>
  <w:style w:type="character" w:styleId="Hyperlink">
    <w:name w:val="Hyperlink"/>
    <w:basedOn w:val="DefaultParagraphFont"/>
    <w:uiPriority w:val="99"/>
    <w:unhideWhenUsed/>
    <w:rsid w:val="002E03F4"/>
    <w:rPr>
      <w:color w:val="0563C1" w:themeColor="hyperlink"/>
      <w:u w:val="single"/>
    </w:rPr>
  </w:style>
  <w:style w:type="character" w:styleId="UnresolvedMention">
    <w:name w:val="Unresolved Mention"/>
    <w:basedOn w:val="DefaultParagraphFont"/>
    <w:uiPriority w:val="99"/>
    <w:semiHidden/>
    <w:unhideWhenUsed/>
    <w:rsid w:val="002E03F4"/>
    <w:rPr>
      <w:color w:val="605E5C"/>
      <w:shd w:val="clear" w:color="auto" w:fill="E1DFDD"/>
    </w:rPr>
  </w:style>
  <w:style w:type="table" w:styleId="TableGrid">
    <w:name w:val="Table Grid"/>
    <w:basedOn w:val="TableNormal"/>
    <w:uiPriority w:val="39"/>
    <w:rsid w:val="007B5A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83881"/>
    <w:rPr>
      <w:i/>
      <w:iCs/>
    </w:rPr>
  </w:style>
  <w:style w:type="paragraph" w:styleId="ListParagraph">
    <w:name w:val="List Paragraph"/>
    <w:basedOn w:val="Normal"/>
    <w:uiPriority w:val="34"/>
    <w:qFormat/>
    <w:rsid w:val="005F4922"/>
    <w:pPr>
      <w:ind w:left="720"/>
      <w:contextualSpacing/>
    </w:pPr>
  </w:style>
  <w:style w:type="character" w:styleId="CommentReference">
    <w:name w:val="annotation reference"/>
    <w:basedOn w:val="DefaultParagraphFont"/>
    <w:uiPriority w:val="99"/>
    <w:semiHidden/>
    <w:unhideWhenUsed/>
    <w:rsid w:val="00865502"/>
    <w:rPr>
      <w:sz w:val="16"/>
      <w:szCs w:val="16"/>
    </w:rPr>
  </w:style>
  <w:style w:type="paragraph" w:styleId="CommentText">
    <w:name w:val="annotation text"/>
    <w:basedOn w:val="Normal"/>
    <w:link w:val="CommentTextChar"/>
    <w:uiPriority w:val="99"/>
    <w:unhideWhenUsed/>
    <w:rsid w:val="00865502"/>
    <w:rPr>
      <w:sz w:val="20"/>
      <w:szCs w:val="20"/>
    </w:rPr>
  </w:style>
  <w:style w:type="character" w:customStyle="1" w:styleId="CommentTextChar">
    <w:name w:val="Comment Text Char"/>
    <w:basedOn w:val="DefaultParagraphFont"/>
    <w:link w:val="CommentText"/>
    <w:uiPriority w:val="99"/>
    <w:rsid w:val="0086550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502"/>
    <w:rPr>
      <w:b/>
      <w:bCs/>
    </w:rPr>
  </w:style>
  <w:style w:type="character" w:customStyle="1" w:styleId="CommentSubjectChar">
    <w:name w:val="Comment Subject Char"/>
    <w:basedOn w:val="CommentTextChar"/>
    <w:link w:val="CommentSubject"/>
    <w:uiPriority w:val="99"/>
    <w:semiHidden/>
    <w:rsid w:val="00865502"/>
    <w:rPr>
      <w:rFonts w:ascii="Times New Roman" w:eastAsia="Times New Roman" w:hAnsi="Times New Roman" w:cs="Times New Roman"/>
      <w:b/>
      <w:bCs/>
      <w:sz w:val="20"/>
      <w:szCs w:val="20"/>
    </w:rPr>
  </w:style>
  <w:style w:type="character" w:styleId="LineNumber">
    <w:name w:val="line number"/>
    <w:basedOn w:val="DefaultParagraphFont"/>
    <w:uiPriority w:val="99"/>
    <w:semiHidden/>
    <w:unhideWhenUsed/>
    <w:rsid w:val="00C911A2"/>
  </w:style>
  <w:style w:type="character" w:styleId="FollowedHyperlink">
    <w:name w:val="FollowedHyperlink"/>
    <w:basedOn w:val="DefaultParagraphFont"/>
    <w:uiPriority w:val="99"/>
    <w:semiHidden/>
    <w:unhideWhenUsed/>
    <w:rsid w:val="003059D7"/>
    <w:rPr>
      <w:color w:val="954F72" w:themeColor="followedHyperlink"/>
      <w:u w:val="single"/>
    </w:rPr>
  </w:style>
  <w:style w:type="paragraph" w:styleId="Revision">
    <w:name w:val="Revision"/>
    <w:hidden/>
    <w:uiPriority w:val="99"/>
    <w:semiHidden/>
    <w:rsid w:val="009119C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500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00A4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00A43"/>
    <w:rPr>
      <w:rFonts w:ascii="Courier New" w:eastAsia="Times New Roman" w:hAnsi="Courier New" w:cs="Courier New"/>
      <w:sz w:val="20"/>
      <w:szCs w:val="20"/>
    </w:rPr>
  </w:style>
  <w:style w:type="character" w:customStyle="1" w:styleId="token">
    <w:name w:val="token"/>
    <w:basedOn w:val="DefaultParagraphFont"/>
    <w:rsid w:val="00500A43"/>
  </w:style>
  <w:style w:type="table" w:styleId="TableGridLight">
    <w:name w:val="Grid Table Light"/>
    <w:basedOn w:val="TableNormal"/>
    <w:uiPriority w:val="40"/>
    <w:rsid w:val="007950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8403A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1554F2"/>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C7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909">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26611730">
      <w:bodyDiv w:val="1"/>
      <w:marLeft w:val="0"/>
      <w:marRight w:val="0"/>
      <w:marTop w:val="0"/>
      <w:marBottom w:val="0"/>
      <w:divBdr>
        <w:top w:val="none" w:sz="0" w:space="0" w:color="auto"/>
        <w:left w:val="none" w:sz="0" w:space="0" w:color="auto"/>
        <w:bottom w:val="none" w:sz="0" w:space="0" w:color="auto"/>
        <w:right w:val="none" w:sz="0" w:space="0" w:color="auto"/>
      </w:divBdr>
    </w:div>
    <w:div w:id="34237897">
      <w:bodyDiv w:val="1"/>
      <w:marLeft w:val="0"/>
      <w:marRight w:val="0"/>
      <w:marTop w:val="0"/>
      <w:marBottom w:val="0"/>
      <w:divBdr>
        <w:top w:val="none" w:sz="0" w:space="0" w:color="auto"/>
        <w:left w:val="none" w:sz="0" w:space="0" w:color="auto"/>
        <w:bottom w:val="none" w:sz="0" w:space="0" w:color="auto"/>
        <w:right w:val="none" w:sz="0" w:space="0" w:color="auto"/>
      </w:divBdr>
    </w:div>
    <w:div w:id="43333101">
      <w:bodyDiv w:val="1"/>
      <w:marLeft w:val="0"/>
      <w:marRight w:val="0"/>
      <w:marTop w:val="0"/>
      <w:marBottom w:val="0"/>
      <w:divBdr>
        <w:top w:val="none" w:sz="0" w:space="0" w:color="auto"/>
        <w:left w:val="none" w:sz="0" w:space="0" w:color="auto"/>
        <w:bottom w:val="none" w:sz="0" w:space="0" w:color="auto"/>
        <w:right w:val="none" w:sz="0" w:space="0" w:color="auto"/>
      </w:divBdr>
    </w:div>
    <w:div w:id="48693953">
      <w:bodyDiv w:val="1"/>
      <w:marLeft w:val="0"/>
      <w:marRight w:val="0"/>
      <w:marTop w:val="0"/>
      <w:marBottom w:val="0"/>
      <w:divBdr>
        <w:top w:val="none" w:sz="0" w:space="0" w:color="auto"/>
        <w:left w:val="none" w:sz="0" w:space="0" w:color="auto"/>
        <w:bottom w:val="none" w:sz="0" w:space="0" w:color="auto"/>
        <w:right w:val="none" w:sz="0" w:space="0" w:color="auto"/>
      </w:divBdr>
    </w:div>
    <w:div w:id="49497149">
      <w:bodyDiv w:val="1"/>
      <w:marLeft w:val="0"/>
      <w:marRight w:val="0"/>
      <w:marTop w:val="0"/>
      <w:marBottom w:val="0"/>
      <w:divBdr>
        <w:top w:val="none" w:sz="0" w:space="0" w:color="auto"/>
        <w:left w:val="none" w:sz="0" w:space="0" w:color="auto"/>
        <w:bottom w:val="none" w:sz="0" w:space="0" w:color="auto"/>
        <w:right w:val="none" w:sz="0" w:space="0" w:color="auto"/>
      </w:divBdr>
    </w:div>
    <w:div w:id="55934907">
      <w:bodyDiv w:val="1"/>
      <w:marLeft w:val="0"/>
      <w:marRight w:val="0"/>
      <w:marTop w:val="0"/>
      <w:marBottom w:val="0"/>
      <w:divBdr>
        <w:top w:val="none" w:sz="0" w:space="0" w:color="auto"/>
        <w:left w:val="none" w:sz="0" w:space="0" w:color="auto"/>
        <w:bottom w:val="none" w:sz="0" w:space="0" w:color="auto"/>
        <w:right w:val="none" w:sz="0" w:space="0" w:color="auto"/>
      </w:divBdr>
    </w:div>
    <w:div w:id="80182976">
      <w:bodyDiv w:val="1"/>
      <w:marLeft w:val="0"/>
      <w:marRight w:val="0"/>
      <w:marTop w:val="0"/>
      <w:marBottom w:val="0"/>
      <w:divBdr>
        <w:top w:val="none" w:sz="0" w:space="0" w:color="auto"/>
        <w:left w:val="none" w:sz="0" w:space="0" w:color="auto"/>
        <w:bottom w:val="none" w:sz="0" w:space="0" w:color="auto"/>
        <w:right w:val="none" w:sz="0" w:space="0" w:color="auto"/>
      </w:divBdr>
    </w:div>
    <w:div w:id="88504864">
      <w:bodyDiv w:val="1"/>
      <w:marLeft w:val="0"/>
      <w:marRight w:val="0"/>
      <w:marTop w:val="0"/>
      <w:marBottom w:val="0"/>
      <w:divBdr>
        <w:top w:val="none" w:sz="0" w:space="0" w:color="auto"/>
        <w:left w:val="none" w:sz="0" w:space="0" w:color="auto"/>
        <w:bottom w:val="none" w:sz="0" w:space="0" w:color="auto"/>
        <w:right w:val="none" w:sz="0" w:space="0" w:color="auto"/>
      </w:divBdr>
    </w:div>
    <w:div w:id="94790666">
      <w:bodyDiv w:val="1"/>
      <w:marLeft w:val="0"/>
      <w:marRight w:val="0"/>
      <w:marTop w:val="0"/>
      <w:marBottom w:val="0"/>
      <w:divBdr>
        <w:top w:val="none" w:sz="0" w:space="0" w:color="auto"/>
        <w:left w:val="none" w:sz="0" w:space="0" w:color="auto"/>
        <w:bottom w:val="none" w:sz="0" w:space="0" w:color="auto"/>
        <w:right w:val="none" w:sz="0" w:space="0" w:color="auto"/>
      </w:divBdr>
    </w:div>
    <w:div w:id="106119826">
      <w:bodyDiv w:val="1"/>
      <w:marLeft w:val="0"/>
      <w:marRight w:val="0"/>
      <w:marTop w:val="0"/>
      <w:marBottom w:val="0"/>
      <w:divBdr>
        <w:top w:val="none" w:sz="0" w:space="0" w:color="auto"/>
        <w:left w:val="none" w:sz="0" w:space="0" w:color="auto"/>
        <w:bottom w:val="none" w:sz="0" w:space="0" w:color="auto"/>
        <w:right w:val="none" w:sz="0" w:space="0" w:color="auto"/>
      </w:divBdr>
    </w:div>
    <w:div w:id="108010758">
      <w:bodyDiv w:val="1"/>
      <w:marLeft w:val="0"/>
      <w:marRight w:val="0"/>
      <w:marTop w:val="0"/>
      <w:marBottom w:val="0"/>
      <w:divBdr>
        <w:top w:val="none" w:sz="0" w:space="0" w:color="auto"/>
        <w:left w:val="none" w:sz="0" w:space="0" w:color="auto"/>
        <w:bottom w:val="none" w:sz="0" w:space="0" w:color="auto"/>
        <w:right w:val="none" w:sz="0" w:space="0" w:color="auto"/>
      </w:divBdr>
    </w:div>
    <w:div w:id="109017233">
      <w:bodyDiv w:val="1"/>
      <w:marLeft w:val="0"/>
      <w:marRight w:val="0"/>
      <w:marTop w:val="0"/>
      <w:marBottom w:val="0"/>
      <w:divBdr>
        <w:top w:val="none" w:sz="0" w:space="0" w:color="auto"/>
        <w:left w:val="none" w:sz="0" w:space="0" w:color="auto"/>
        <w:bottom w:val="none" w:sz="0" w:space="0" w:color="auto"/>
        <w:right w:val="none" w:sz="0" w:space="0" w:color="auto"/>
      </w:divBdr>
    </w:div>
    <w:div w:id="135684651">
      <w:bodyDiv w:val="1"/>
      <w:marLeft w:val="0"/>
      <w:marRight w:val="0"/>
      <w:marTop w:val="0"/>
      <w:marBottom w:val="0"/>
      <w:divBdr>
        <w:top w:val="none" w:sz="0" w:space="0" w:color="auto"/>
        <w:left w:val="none" w:sz="0" w:space="0" w:color="auto"/>
        <w:bottom w:val="none" w:sz="0" w:space="0" w:color="auto"/>
        <w:right w:val="none" w:sz="0" w:space="0" w:color="auto"/>
      </w:divBdr>
    </w:div>
    <w:div w:id="146282669">
      <w:bodyDiv w:val="1"/>
      <w:marLeft w:val="0"/>
      <w:marRight w:val="0"/>
      <w:marTop w:val="0"/>
      <w:marBottom w:val="0"/>
      <w:divBdr>
        <w:top w:val="none" w:sz="0" w:space="0" w:color="auto"/>
        <w:left w:val="none" w:sz="0" w:space="0" w:color="auto"/>
        <w:bottom w:val="none" w:sz="0" w:space="0" w:color="auto"/>
        <w:right w:val="none" w:sz="0" w:space="0" w:color="auto"/>
      </w:divBdr>
    </w:div>
    <w:div w:id="150567722">
      <w:bodyDiv w:val="1"/>
      <w:marLeft w:val="0"/>
      <w:marRight w:val="0"/>
      <w:marTop w:val="0"/>
      <w:marBottom w:val="0"/>
      <w:divBdr>
        <w:top w:val="none" w:sz="0" w:space="0" w:color="auto"/>
        <w:left w:val="none" w:sz="0" w:space="0" w:color="auto"/>
        <w:bottom w:val="none" w:sz="0" w:space="0" w:color="auto"/>
        <w:right w:val="none" w:sz="0" w:space="0" w:color="auto"/>
      </w:divBdr>
    </w:div>
    <w:div w:id="151483898">
      <w:bodyDiv w:val="1"/>
      <w:marLeft w:val="0"/>
      <w:marRight w:val="0"/>
      <w:marTop w:val="0"/>
      <w:marBottom w:val="0"/>
      <w:divBdr>
        <w:top w:val="none" w:sz="0" w:space="0" w:color="auto"/>
        <w:left w:val="none" w:sz="0" w:space="0" w:color="auto"/>
        <w:bottom w:val="none" w:sz="0" w:space="0" w:color="auto"/>
        <w:right w:val="none" w:sz="0" w:space="0" w:color="auto"/>
      </w:divBdr>
    </w:div>
    <w:div w:id="154882747">
      <w:bodyDiv w:val="1"/>
      <w:marLeft w:val="0"/>
      <w:marRight w:val="0"/>
      <w:marTop w:val="0"/>
      <w:marBottom w:val="0"/>
      <w:divBdr>
        <w:top w:val="none" w:sz="0" w:space="0" w:color="auto"/>
        <w:left w:val="none" w:sz="0" w:space="0" w:color="auto"/>
        <w:bottom w:val="none" w:sz="0" w:space="0" w:color="auto"/>
        <w:right w:val="none" w:sz="0" w:space="0" w:color="auto"/>
      </w:divBdr>
    </w:div>
    <w:div w:id="167407421">
      <w:bodyDiv w:val="1"/>
      <w:marLeft w:val="0"/>
      <w:marRight w:val="0"/>
      <w:marTop w:val="0"/>
      <w:marBottom w:val="0"/>
      <w:divBdr>
        <w:top w:val="none" w:sz="0" w:space="0" w:color="auto"/>
        <w:left w:val="none" w:sz="0" w:space="0" w:color="auto"/>
        <w:bottom w:val="none" w:sz="0" w:space="0" w:color="auto"/>
        <w:right w:val="none" w:sz="0" w:space="0" w:color="auto"/>
      </w:divBdr>
    </w:div>
    <w:div w:id="188419450">
      <w:bodyDiv w:val="1"/>
      <w:marLeft w:val="0"/>
      <w:marRight w:val="0"/>
      <w:marTop w:val="0"/>
      <w:marBottom w:val="0"/>
      <w:divBdr>
        <w:top w:val="none" w:sz="0" w:space="0" w:color="auto"/>
        <w:left w:val="none" w:sz="0" w:space="0" w:color="auto"/>
        <w:bottom w:val="none" w:sz="0" w:space="0" w:color="auto"/>
        <w:right w:val="none" w:sz="0" w:space="0" w:color="auto"/>
      </w:divBdr>
    </w:div>
    <w:div w:id="213590214">
      <w:bodyDiv w:val="1"/>
      <w:marLeft w:val="0"/>
      <w:marRight w:val="0"/>
      <w:marTop w:val="0"/>
      <w:marBottom w:val="0"/>
      <w:divBdr>
        <w:top w:val="none" w:sz="0" w:space="0" w:color="auto"/>
        <w:left w:val="none" w:sz="0" w:space="0" w:color="auto"/>
        <w:bottom w:val="none" w:sz="0" w:space="0" w:color="auto"/>
        <w:right w:val="none" w:sz="0" w:space="0" w:color="auto"/>
      </w:divBdr>
    </w:div>
    <w:div w:id="217784060">
      <w:bodyDiv w:val="1"/>
      <w:marLeft w:val="0"/>
      <w:marRight w:val="0"/>
      <w:marTop w:val="0"/>
      <w:marBottom w:val="0"/>
      <w:divBdr>
        <w:top w:val="none" w:sz="0" w:space="0" w:color="auto"/>
        <w:left w:val="none" w:sz="0" w:space="0" w:color="auto"/>
        <w:bottom w:val="none" w:sz="0" w:space="0" w:color="auto"/>
        <w:right w:val="none" w:sz="0" w:space="0" w:color="auto"/>
      </w:divBdr>
    </w:div>
    <w:div w:id="233131547">
      <w:bodyDiv w:val="1"/>
      <w:marLeft w:val="0"/>
      <w:marRight w:val="0"/>
      <w:marTop w:val="0"/>
      <w:marBottom w:val="0"/>
      <w:divBdr>
        <w:top w:val="none" w:sz="0" w:space="0" w:color="auto"/>
        <w:left w:val="none" w:sz="0" w:space="0" w:color="auto"/>
        <w:bottom w:val="none" w:sz="0" w:space="0" w:color="auto"/>
        <w:right w:val="none" w:sz="0" w:space="0" w:color="auto"/>
      </w:divBdr>
    </w:div>
    <w:div w:id="275986923">
      <w:bodyDiv w:val="1"/>
      <w:marLeft w:val="0"/>
      <w:marRight w:val="0"/>
      <w:marTop w:val="0"/>
      <w:marBottom w:val="0"/>
      <w:divBdr>
        <w:top w:val="none" w:sz="0" w:space="0" w:color="auto"/>
        <w:left w:val="none" w:sz="0" w:space="0" w:color="auto"/>
        <w:bottom w:val="none" w:sz="0" w:space="0" w:color="auto"/>
        <w:right w:val="none" w:sz="0" w:space="0" w:color="auto"/>
      </w:divBdr>
    </w:div>
    <w:div w:id="294020062">
      <w:bodyDiv w:val="1"/>
      <w:marLeft w:val="0"/>
      <w:marRight w:val="0"/>
      <w:marTop w:val="0"/>
      <w:marBottom w:val="0"/>
      <w:divBdr>
        <w:top w:val="none" w:sz="0" w:space="0" w:color="auto"/>
        <w:left w:val="none" w:sz="0" w:space="0" w:color="auto"/>
        <w:bottom w:val="none" w:sz="0" w:space="0" w:color="auto"/>
        <w:right w:val="none" w:sz="0" w:space="0" w:color="auto"/>
      </w:divBdr>
    </w:div>
    <w:div w:id="294260470">
      <w:bodyDiv w:val="1"/>
      <w:marLeft w:val="0"/>
      <w:marRight w:val="0"/>
      <w:marTop w:val="0"/>
      <w:marBottom w:val="0"/>
      <w:divBdr>
        <w:top w:val="none" w:sz="0" w:space="0" w:color="auto"/>
        <w:left w:val="none" w:sz="0" w:space="0" w:color="auto"/>
        <w:bottom w:val="none" w:sz="0" w:space="0" w:color="auto"/>
        <w:right w:val="none" w:sz="0" w:space="0" w:color="auto"/>
      </w:divBdr>
    </w:div>
    <w:div w:id="294870029">
      <w:bodyDiv w:val="1"/>
      <w:marLeft w:val="0"/>
      <w:marRight w:val="0"/>
      <w:marTop w:val="0"/>
      <w:marBottom w:val="0"/>
      <w:divBdr>
        <w:top w:val="none" w:sz="0" w:space="0" w:color="auto"/>
        <w:left w:val="none" w:sz="0" w:space="0" w:color="auto"/>
        <w:bottom w:val="none" w:sz="0" w:space="0" w:color="auto"/>
        <w:right w:val="none" w:sz="0" w:space="0" w:color="auto"/>
      </w:divBdr>
    </w:div>
    <w:div w:id="317419584">
      <w:bodyDiv w:val="1"/>
      <w:marLeft w:val="0"/>
      <w:marRight w:val="0"/>
      <w:marTop w:val="0"/>
      <w:marBottom w:val="0"/>
      <w:divBdr>
        <w:top w:val="none" w:sz="0" w:space="0" w:color="auto"/>
        <w:left w:val="none" w:sz="0" w:space="0" w:color="auto"/>
        <w:bottom w:val="none" w:sz="0" w:space="0" w:color="auto"/>
        <w:right w:val="none" w:sz="0" w:space="0" w:color="auto"/>
      </w:divBdr>
    </w:div>
    <w:div w:id="320813867">
      <w:bodyDiv w:val="1"/>
      <w:marLeft w:val="0"/>
      <w:marRight w:val="0"/>
      <w:marTop w:val="0"/>
      <w:marBottom w:val="0"/>
      <w:divBdr>
        <w:top w:val="none" w:sz="0" w:space="0" w:color="auto"/>
        <w:left w:val="none" w:sz="0" w:space="0" w:color="auto"/>
        <w:bottom w:val="none" w:sz="0" w:space="0" w:color="auto"/>
        <w:right w:val="none" w:sz="0" w:space="0" w:color="auto"/>
      </w:divBdr>
    </w:div>
    <w:div w:id="321398727">
      <w:bodyDiv w:val="1"/>
      <w:marLeft w:val="0"/>
      <w:marRight w:val="0"/>
      <w:marTop w:val="0"/>
      <w:marBottom w:val="0"/>
      <w:divBdr>
        <w:top w:val="none" w:sz="0" w:space="0" w:color="auto"/>
        <w:left w:val="none" w:sz="0" w:space="0" w:color="auto"/>
        <w:bottom w:val="none" w:sz="0" w:space="0" w:color="auto"/>
        <w:right w:val="none" w:sz="0" w:space="0" w:color="auto"/>
      </w:divBdr>
    </w:div>
    <w:div w:id="332269147">
      <w:bodyDiv w:val="1"/>
      <w:marLeft w:val="0"/>
      <w:marRight w:val="0"/>
      <w:marTop w:val="0"/>
      <w:marBottom w:val="0"/>
      <w:divBdr>
        <w:top w:val="none" w:sz="0" w:space="0" w:color="auto"/>
        <w:left w:val="none" w:sz="0" w:space="0" w:color="auto"/>
        <w:bottom w:val="none" w:sz="0" w:space="0" w:color="auto"/>
        <w:right w:val="none" w:sz="0" w:space="0" w:color="auto"/>
      </w:divBdr>
    </w:div>
    <w:div w:id="337078715">
      <w:bodyDiv w:val="1"/>
      <w:marLeft w:val="0"/>
      <w:marRight w:val="0"/>
      <w:marTop w:val="0"/>
      <w:marBottom w:val="0"/>
      <w:divBdr>
        <w:top w:val="none" w:sz="0" w:space="0" w:color="auto"/>
        <w:left w:val="none" w:sz="0" w:space="0" w:color="auto"/>
        <w:bottom w:val="none" w:sz="0" w:space="0" w:color="auto"/>
        <w:right w:val="none" w:sz="0" w:space="0" w:color="auto"/>
      </w:divBdr>
      <w:divsChild>
        <w:div w:id="710959985">
          <w:marLeft w:val="-225"/>
          <w:marRight w:val="-225"/>
          <w:marTop w:val="0"/>
          <w:marBottom w:val="0"/>
          <w:divBdr>
            <w:top w:val="none" w:sz="0" w:space="0" w:color="auto"/>
            <w:left w:val="none" w:sz="0" w:space="0" w:color="auto"/>
            <w:bottom w:val="none" w:sz="0" w:space="0" w:color="auto"/>
            <w:right w:val="none" w:sz="0" w:space="0" w:color="auto"/>
          </w:divBdr>
          <w:divsChild>
            <w:div w:id="6127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5171">
      <w:bodyDiv w:val="1"/>
      <w:marLeft w:val="0"/>
      <w:marRight w:val="0"/>
      <w:marTop w:val="0"/>
      <w:marBottom w:val="0"/>
      <w:divBdr>
        <w:top w:val="none" w:sz="0" w:space="0" w:color="auto"/>
        <w:left w:val="none" w:sz="0" w:space="0" w:color="auto"/>
        <w:bottom w:val="none" w:sz="0" w:space="0" w:color="auto"/>
        <w:right w:val="none" w:sz="0" w:space="0" w:color="auto"/>
      </w:divBdr>
    </w:div>
    <w:div w:id="346491910">
      <w:bodyDiv w:val="1"/>
      <w:marLeft w:val="0"/>
      <w:marRight w:val="0"/>
      <w:marTop w:val="0"/>
      <w:marBottom w:val="0"/>
      <w:divBdr>
        <w:top w:val="none" w:sz="0" w:space="0" w:color="auto"/>
        <w:left w:val="none" w:sz="0" w:space="0" w:color="auto"/>
        <w:bottom w:val="none" w:sz="0" w:space="0" w:color="auto"/>
        <w:right w:val="none" w:sz="0" w:space="0" w:color="auto"/>
      </w:divBdr>
    </w:div>
    <w:div w:id="353193286">
      <w:bodyDiv w:val="1"/>
      <w:marLeft w:val="0"/>
      <w:marRight w:val="0"/>
      <w:marTop w:val="0"/>
      <w:marBottom w:val="0"/>
      <w:divBdr>
        <w:top w:val="none" w:sz="0" w:space="0" w:color="auto"/>
        <w:left w:val="none" w:sz="0" w:space="0" w:color="auto"/>
        <w:bottom w:val="none" w:sz="0" w:space="0" w:color="auto"/>
        <w:right w:val="none" w:sz="0" w:space="0" w:color="auto"/>
      </w:divBdr>
    </w:div>
    <w:div w:id="359474293">
      <w:bodyDiv w:val="1"/>
      <w:marLeft w:val="0"/>
      <w:marRight w:val="0"/>
      <w:marTop w:val="0"/>
      <w:marBottom w:val="0"/>
      <w:divBdr>
        <w:top w:val="none" w:sz="0" w:space="0" w:color="auto"/>
        <w:left w:val="none" w:sz="0" w:space="0" w:color="auto"/>
        <w:bottom w:val="none" w:sz="0" w:space="0" w:color="auto"/>
        <w:right w:val="none" w:sz="0" w:space="0" w:color="auto"/>
      </w:divBdr>
    </w:div>
    <w:div w:id="361054445">
      <w:bodyDiv w:val="1"/>
      <w:marLeft w:val="0"/>
      <w:marRight w:val="0"/>
      <w:marTop w:val="0"/>
      <w:marBottom w:val="0"/>
      <w:divBdr>
        <w:top w:val="none" w:sz="0" w:space="0" w:color="auto"/>
        <w:left w:val="none" w:sz="0" w:space="0" w:color="auto"/>
        <w:bottom w:val="none" w:sz="0" w:space="0" w:color="auto"/>
        <w:right w:val="none" w:sz="0" w:space="0" w:color="auto"/>
      </w:divBdr>
    </w:div>
    <w:div w:id="364600363">
      <w:bodyDiv w:val="1"/>
      <w:marLeft w:val="0"/>
      <w:marRight w:val="0"/>
      <w:marTop w:val="0"/>
      <w:marBottom w:val="0"/>
      <w:divBdr>
        <w:top w:val="none" w:sz="0" w:space="0" w:color="auto"/>
        <w:left w:val="none" w:sz="0" w:space="0" w:color="auto"/>
        <w:bottom w:val="none" w:sz="0" w:space="0" w:color="auto"/>
        <w:right w:val="none" w:sz="0" w:space="0" w:color="auto"/>
      </w:divBdr>
    </w:div>
    <w:div w:id="381947925">
      <w:bodyDiv w:val="1"/>
      <w:marLeft w:val="0"/>
      <w:marRight w:val="0"/>
      <w:marTop w:val="0"/>
      <w:marBottom w:val="0"/>
      <w:divBdr>
        <w:top w:val="none" w:sz="0" w:space="0" w:color="auto"/>
        <w:left w:val="none" w:sz="0" w:space="0" w:color="auto"/>
        <w:bottom w:val="none" w:sz="0" w:space="0" w:color="auto"/>
        <w:right w:val="none" w:sz="0" w:space="0" w:color="auto"/>
      </w:divBdr>
    </w:div>
    <w:div w:id="450248513">
      <w:bodyDiv w:val="1"/>
      <w:marLeft w:val="0"/>
      <w:marRight w:val="0"/>
      <w:marTop w:val="0"/>
      <w:marBottom w:val="0"/>
      <w:divBdr>
        <w:top w:val="none" w:sz="0" w:space="0" w:color="auto"/>
        <w:left w:val="none" w:sz="0" w:space="0" w:color="auto"/>
        <w:bottom w:val="none" w:sz="0" w:space="0" w:color="auto"/>
        <w:right w:val="none" w:sz="0" w:space="0" w:color="auto"/>
      </w:divBdr>
    </w:div>
    <w:div w:id="452748694">
      <w:bodyDiv w:val="1"/>
      <w:marLeft w:val="0"/>
      <w:marRight w:val="0"/>
      <w:marTop w:val="0"/>
      <w:marBottom w:val="0"/>
      <w:divBdr>
        <w:top w:val="none" w:sz="0" w:space="0" w:color="auto"/>
        <w:left w:val="none" w:sz="0" w:space="0" w:color="auto"/>
        <w:bottom w:val="none" w:sz="0" w:space="0" w:color="auto"/>
        <w:right w:val="none" w:sz="0" w:space="0" w:color="auto"/>
      </w:divBdr>
    </w:div>
    <w:div w:id="471944802">
      <w:bodyDiv w:val="1"/>
      <w:marLeft w:val="0"/>
      <w:marRight w:val="0"/>
      <w:marTop w:val="0"/>
      <w:marBottom w:val="0"/>
      <w:divBdr>
        <w:top w:val="none" w:sz="0" w:space="0" w:color="auto"/>
        <w:left w:val="none" w:sz="0" w:space="0" w:color="auto"/>
        <w:bottom w:val="none" w:sz="0" w:space="0" w:color="auto"/>
        <w:right w:val="none" w:sz="0" w:space="0" w:color="auto"/>
      </w:divBdr>
    </w:div>
    <w:div w:id="474569679">
      <w:bodyDiv w:val="1"/>
      <w:marLeft w:val="0"/>
      <w:marRight w:val="0"/>
      <w:marTop w:val="0"/>
      <w:marBottom w:val="0"/>
      <w:divBdr>
        <w:top w:val="none" w:sz="0" w:space="0" w:color="auto"/>
        <w:left w:val="none" w:sz="0" w:space="0" w:color="auto"/>
        <w:bottom w:val="none" w:sz="0" w:space="0" w:color="auto"/>
        <w:right w:val="none" w:sz="0" w:space="0" w:color="auto"/>
      </w:divBdr>
    </w:div>
    <w:div w:id="478152577">
      <w:bodyDiv w:val="1"/>
      <w:marLeft w:val="0"/>
      <w:marRight w:val="0"/>
      <w:marTop w:val="0"/>
      <w:marBottom w:val="0"/>
      <w:divBdr>
        <w:top w:val="none" w:sz="0" w:space="0" w:color="auto"/>
        <w:left w:val="none" w:sz="0" w:space="0" w:color="auto"/>
        <w:bottom w:val="none" w:sz="0" w:space="0" w:color="auto"/>
        <w:right w:val="none" w:sz="0" w:space="0" w:color="auto"/>
      </w:divBdr>
    </w:div>
    <w:div w:id="506095066">
      <w:bodyDiv w:val="1"/>
      <w:marLeft w:val="0"/>
      <w:marRight w:val="0"/>
      <w:marTop w:val="0"/>
      <w:marBottom w:val="0"/>
      <w:divBdr>
        <w:top w:val="none" w:sz="0" w:space="0" w:color="auto"/>
        <w:left w:val="none" w:sz="0" w:space="0" w:color="auto"/>
        <w:bottom w:val="none" w:sz="0" w:space="0" w:color="auto"/>
        <w:right w:val="none" w:sz="0" w:space="0" w:color="auto"/>
      </w:divBdr>
    </w:div>
    <w:div w:id="511722232">
      <w:bodyDiv w:val="1"/>
      <w:marLeft w:val="0"/>
      <w:marRight w:val="0"/>
      <w:marTop w:val="0"/>
      <w:marBottom w:val="0"/>
      <w:divBdr>
        <w:top w:val="none" w:sz="0" w:space="0" w:color="auto"/>
        <w:left w:val="none" w:sz="0" w:space="0" w:color="auto"/>
        <w:bottom w:val="none" w:sz="0" w:space="0" w:color="auto"/>
        <w:right w:val="none" w:sz="0" w:space="0" w:color="auto"/>
      </w:divBdr>
    </w:div>
    <w:div w:id="527185170">
      <w:bodyDiv w:val="1"/>
      <w:marLeft w:val="0"/>
      <w:marRight w:val="0"/>
      <w:marTop w:val="0"/>
      <w:marBottom w:val="0"/>
      <w:divBdr>
        <w:top w:val="none" w:sz="0" w:space="0" w:color="auto"/>
        <w:left w:val="none" w:sz="0" w:space="0" w:color="auto"/>
        <w:bottom w:val="none" w:sz="0" w:space="0" w:color="auto"/>
        <w:right w:val="none" w:sz="0" w:space="0" w:color="auto"/>
      </w:divBdr>
    </w:div>
    <w:div w:id="531964242">
      <w:bodyDiv w:val="1"/>
      <w:marLeft w:val="0"/>
      <w:marRight w:val="0"/>
      <w:marTop w:val="0"/>
      <w:marBottom w:val="0"/>
      <w:divBdr>
        <w:top w:val="none" w:sz="0" w:space="0" w:color="auto"/>
        <w:left w:val="none" w:sz="0" w:space="0" w:color="auto"/>
        <w:bottom w:val="none" w:sz="0" w:space="0" w:color="auto"/>
        <w:right w:val="none" w:sz="0" w:space="0" w:color="auto"/>
      </w:divBdr>
    </w:div>
    <w:div w:id="534928631">
      <w:bodyDiv w:val="1"/>
      <w:marLeft w:val="0"/>
      <w:marRight w:val="0"/>
      <w:marTop w:val="0"/>
      <w:marBottom w:val="0"/>
      <w:divBdr>
        <w:top w:val="none" w:sz="0" w:space="0" w:color="auto"/>
        <w:left w:val="none" w:sz="0" w:space="0" w:color="auto"/>
        <w:bottom w:val="none" w:sz="0" w:space="0" w:color="auto"/>
        <w:right w:val="none" w:sz="0" w:space="0" w:color="auto"/>
      </w:divBdr>
    </w:div>
    <w:div w:id="537671491">
      <w:bodyDiv w:val="1"/>
      <w:marLeft w:val="0"/>
      <w:marRight w:val="0"/>
      <w:marTop w:val="0"/>
      <w:marBottom w:val="0"/>
      <w:divBdr>
        <w:top w:val="none" w:sz="0" w:space="0" w:color="auto"/>
        <w:left w:val="none" w:sz="0" w:space="0" w:color="auto"/>
        <w:bottom w:val="none" w:sz="0" w:space="0" w:color="auto"/>
        <w:right w:val="none" w:sz="0" w:space="0" w:color="auto"/>
      </w:divBdr>
      <w:divsChild>
        <w:div w:id="740567077">
          <w:marLeft w:val="0"/>
          <w:marRight w:val="0"/>
          <w:marTop w:val="0"/>
          <w:marBottom w:val="0"/>
          <w:divBdr>
            <w:top w:val="none" w:sz="0" w:space="0" w:color="auto"/>
            <w:left w:val="none" w:sz="0" w:space="0" w:color="auto"/>
            <w:bottom w:val="none" w:sz="0" w:space="0" w:color="auto"/>
            <w:right w:val="none" w:sz="0" w:space="0" w:color="auto"/>
          </w:divBdr>
        </w:div>
      </w:divsChild>
    </w:div>
    <w:div w:id="545718722">
      <w:bodyDiv w:val="1"/>
      <w:marLeft w:val="0"/>
      <w:marRight w:val="0"/>
      <w:marTop w:val="0"/>
      <w:marBottom w:val="0"/>
      <w:divBdr>
        <w:top w:val="none" w:sz="0" w:space="0" w:color="auto"/>
        <w:left w:val="none" w:sz="0" w:space="0" w:color="auto"/>
        <w:bottom w:val="none" w:sz="0" w:space="0" w:color="auto"/>
        <w:right w:val="none" w:sz="0" w:space="0" w:color="auto"/>
      </w:divBdr>
      <w:divsChild>
        <w:div w:id="559053677">
          <w:marLeft w:val="-225"/>
          <w:marRight w:val="-225"/>
          <w:marTop w:val="0"/>
          <w:marBottom w:val="0"/>
          <w:divBdr>
            <w:top w:val="none" w:sz="0" w:space="0" w:color="auto"/>
            <w:left w:val="none" w:sz="0" w:space="0" w:color="auto"/>
            <w:bottom w:val="none" w:sz="0" w:space="0" w:color="auto"/>
            <w:right w:val="none" w:sz="0" w:space="0" w:color="auto"/>
          </w:divBdr>
          <w:divsChild>
            <w:div w:id="3089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6104">
      <w:bodyDiv w:val="1"/>
      <w:marLeft w:val="0"/>
      <w:marRight w:val="0"/>
      <w:marTop w:val="0"/>
      <w:marBottom w:val="0"/>
      <w:divBdr>
        <w:top w:val="none" w:sz="0" w:space="0" w:color="auto"/>
        <w:left w:val="none" w:sz="0" w:space="0" w:color="auto"/>
        <w:bottom w:val="none" w:sz="0" w:space="0" w:color="auto"/>
        <w:right w:val="none" w:sz="0" w:space="0" w:color="auto"/>
      </w:divBdr>
    </w:div>
    <w:div w:id="567693341">
      <w:bodyDiv w:val="1"/>
      <w:marLeft w:val="0"/>
      <w:marRight w:val="0"/>
      <w:marTop w:val="0"/>
      <w:marBottom w:val="0"/>
      <w:divBdr>
        <w:top w:val="none" w:sz="0" w:space="0" w:color="auto"/>
        <w:left w:val="none" w:sz="0" w:space="0" w:color="auto"/>
        <w:bottom w:val="none" w:sz="0" w:space="0" w:color="auto"/>
        <w:right w:val="none" w:sz="0" w:space="0" w:color="auto"/>
      </w:divBdr>
    </w:div>
    <w:div w:id="584458936">
      <w:bodyDiv w:val="1"/>
      <w:marLeft w:val="0"/>
      <w:marRight w:val="0"/>
      <w:marTop w:val="0"/>
      <w:marBottom w:val="0"/>
      <w:divBdr>
        <w:top w:val="none" w:sz="0" w:space="0" w:color="auto"/>
        <w:left w:val="none" w:sz="0" w:space="0" w:color="auto"/>
        <w:bottom w:val="none" w:sz="0" w:space="0" w:color="auto"/>
        <w:right w:val="none" w:sz="0" w:space="0" w:color="auto"/>
      </w:divBdr>
    </w:div>
    <w:div w:id="611015853">
      <w:bodyDiv w:val="1"/>
      <w:marLeft w:val="0"/>
      <w:marRight w:val="0"/>
      <w:marTop w:val="0"/>
      <w:marBottom w:val="0"/>
      <w:divBdr>
        <w:top w:val="none" w:sz="0" w:space="0" w:color="auto"/>
        <w:left w:val="none" w:sz="0" w:space="0" w:color="auto"/>
        <w:bottom w:val="none" w:sz="0" w:space="0" w:color="auto"/>
        <w:right w:val="none" w:sz="0" w:space="0" w:color="auto"/>
      </w:divBdr>
    </w:div>
    <w:div w:id="620381218">
      <w:bodyDiv w:val="1"/>
      <w:marLeft w:val="0"/>
      <w:marRight w:val="0"/>
      <w:marTop w:val="0"/>
      <w:marBottom w:val="0"/>
      <w:divBdr>
        <w:top w:val="none" w:sz="0" w:space="0" w:color="auto"/>
        <w:left w:val="none" w:sz="0" w:space="0" w:color="auto"/>
        <w:bottom w:val="none" w:sz="0" w:space="0" w:color="auto"/>
        <w:right w:val="none" w:sz="0" w:space="0" w:color="auto"/>
      </w:divBdr>
    </w:div>
    <w:div w:id="624165915">
      <w:bodyDiv w:val="1"/>
      <w:marLeft w:val="0"/>
      <w:marRight w:val="0"/>
      <w:marTop w:val="0"/>
      <w:marBottom w:val="0"/>
      <w:divBdr>
        <w:top w:val="none" w:sz="0" w:space="0" w:color="auto"/>
        <w:left w:val="none" w:sz="0" w:space="0" w:color="auto"/>
        <w:bottom w:val="none" w:sz="0" w:space="0" w:color="auto"/>
        <w:right w:val="none" w:sz="0" w:space="0" w:color="auto"/>
      </w:divBdr>
    </w:div>
    <w:div w:id="626856120">
      <w:bodyDiv w:val="1"/>
      <w:marLeft w:val="0"/>
      <w:marRight w:val="0"/>
      <w:marTop w:val="0"/>
      <w:marBottom w:val="0"/>
      <w:divBdr>
        <w:top w:val="none" w:sz="0" w:space="0" w:color="auto"/>
        <w:left w:val="none" w:sz="0" w:space="0" w:color="auto"/>
        <w:bottom w:val="none" w:sz="0" w:space="0" w:color="auto"/>
        <w:right w:val="none" w:sz="0" w:space="0" w:color="auto"/>
      </w:divBdr>
    </w:div>
    <w:div w:id="658848063">
      <w:bodyDiv w:val="1"/>
      <w:marLeft w:val="0"/>
      <w:marRight w:val="0"/>
      <w:marTop w:val="0"/>
      <w:marBottom w:val="0"/>
      <w:divBdr>
        <w:top w:val="none" w:sz="0" w:space="0" w:color="auto"/>
        <w:left w:val="none" w:sz="0" w:space="0" w:color="auto"/>
        <w:bottom w:val="none" w:sz="0" w:space="0" w:color="auto"/>
        <w:right w:val="none" w:sz="0" w:space="0" w:color="auto"/>
      </w:divBdr>
    </w:div>
    <w:div w:id="677653473">
      <w:bodyDiv w:val="1"/>
      <w:marLeft w:val="0"/>
      <w:marRight w:val="0"/>
      <w:marTop w:val="0"/>
      <w:marBottom w:val="0"/>
      <w:divBdr>
        <w:top w:val="none" w:sz="0" w:space="0" w:color="auto"/>
        <w:left w:val="none" w:sz="0" w:space="0" w:color="auto"/>
        <w:bottom w:val="none" w:sz="0" w:space="0" w:color="auto"/>
        <w:right w:val="none" w:sz="0" w:space="0" w:color="auto"/>
      </w:divBdr>
    </w:div>
    <w:div w:id="698090274">
      <w:bodyDiv w:val="1"/>
      <w:marLeft w:val="0"/>
      <w:marRight w:val="0"/>
      <w:marTop w:val="0"/>
      <w:marBottom w:val="0"/>
      <w:divBdr>
        <w:top w:val="none" w:sz="0" w:space="0" w:color="auto"/>
        <w:left w:val="none" w:sz="0" w:space="0" w:color="auto"/>
        <w:bottom w:val="none" w:sz="0" w:space="0" w:color="auto"/>
        <w:right w:val="none" w:sz="0" w:space="0" w:color="auto"/>
      </w:divBdr>
    </w:div>
    <w:div w:id="712390086">
      <w:bodyDiv w:val="1"/>
      <w:marLeft w:val="0"/>
      <w:marRight w:val="0"/>
      <w:marTop w:val="0"/>
      <w:marBottom w:val="0"/>
      <w:divBdr>
        <w:top w:val="none" w:sz="0" w:space="0" w:color="auto"/>
        <w:left w:val="none" w:sz="0" w:space="0" w:color="auto"/>
        <w:bottom w:val="none" w:sz="0" w:space="0" w:color="auto"/>
        <w:right w:val="none" w:sz="0" w:space="0" w:color="auto"/>
      </w:divBdr>
    </w:div>
    <w:div w:id="723990603">
      <w:bodyDiv w:val="1"/>
      <w:marLeft w:val="0"/>
      <w:marRight w:val="0"/>
      <w:marTop w:val="0"/>
      <w:marBottom w:val="0"/>
      <w:divBdr>
        <w:top w:val="none" w:sz="0" w:space="0" w:color="auto"/>
        <w:left w:val="none" w:sz="0" w:space="0" w:color="auto"/>
        <w:bottom w:val="none" w:sz="0" w:space="0" w:color="auto"/>
        <w:right w:val="none" w:sz="0" w:space="0" w:color="auto"/>
      </w:divBdr>
    </w:div>
    <w:div w:id="778834190">
      <w:bodyDiv w:val="1"/>
      <w:marLeft w:val="0"/>
      <w:marRight w:val="0"/>
      <w:marTop w:val="0"/>
      <w:marBottom w:val="0"/>
      <w:divBdr>
        <w:top w:val="none" w:sz="0" w:space="0" w:color="auto"/>
        <w:left w:val="none" w:sz="0" w:space="0" w:color="auto"/>
        <w:bottom w:val="none" w:sz="0" w:space="0" w:color="auto"/>
        <w:right w:val="none" w:sz="0" w:space="0" w:color="auto"/>
      </w:divBdr>
    </w:div>
    <w:div w:id="782459332">
      <w:bodyDiv w:val="1"/>
      <w:marLeft w:val="0"/>
      <w:marRight w:val="0"/>
      <w:marTop w:val="0"/>
      <w:marBottom w:val="0"/>
      <w:divBdr>
        <w:top w:val="none" w:sz="0" w:space="0" w:color="auto"/>
        <w:left w:val="none" w:sz="0" w:space="0" w:color="auto"/>
        <w:bottom w:val="none" w:sz="0" w:space="0" w:color="auto"/>
        <w:right w:val="none" w:sz="0" w:space="0" w:color="auto"/>
      </w:divBdr>
    </w:div>
    <w:div w:id="802625016">
      <w:bodyDiv w:val="1"/>
      <w:marLeft w:val="0"/>
      <w:marRight w:val="0"/>
      <w:marTop w:val="0"/>
      <w:marBottom w:val="0"/>
      <w:divBdr>
        <w:top w:val="none" w:sz="0" w:space="0" w:color="auto"/>
        <w:left w:val="none" w:sz="0" w:space="0" w:color="auto"/>
        <w:bottom w:val="none" w:sz="0" w:space="0" w:color="auto"/>
        <w:right w:val="none" w:sz="0" w:space="0" w:color="auto"/>
      </w:divBdr>
    </w:div>
    <w:div w:id="815341075">
      <w:bodyDiv w:val="1"/>
      <w:marLeft w:val="0"/>
      <w:marRight w:val="0"/>
      <w:marTop w:val="0"/>
      <w:marBottom w:val="0"/>
      <w:divBdr>
        <w:top w:val="none" w:sz="0" w:space="0" w:color="auto"/>
        <w:left w:val="none" w:sz="0" w:space="0" w:color="auto"/>
        <w:bottom w:val="none" w:sz="0" w:space="0" w:color="auto"/>
        <w:right w:val="none" w:sz="0" w:space="0" w:color="auto"/>
      </w:divBdr>
    </w:div>
    <w:div w:id="818615843">
      <w:bodyDiv w:val="1"/>
      <w:marLeft w:val="0"/>
      <w:marRight w:val="0"/>
      <w:marTop w:val="0"/>
      <w:marBottom w:val="0"/>
      <w:divBdr>
        <w:top w:val="none" w:sz="0" w:space="0" w:color="auto"/>
        <w:left w:val="none" w:sz="0" w:space="0" w:color="auto"/>
        <w:bottom w:val="none" w:sz="0" w:space="0" w:color="auto"/>
        <w:right w:val="none" w:sz="0" w:space="0" w:color="auto"/>
      </w:divBdr>
    </w:div>
    <w:div w:id="845873185">
      <w:bodyDiv w:val="1"/>
      <w:marLeft w:val="0"/>
      <w:marRight w:val="0"/>
      <w:marTop w:val="0"/>
      <w:marBottom w:val="0"/>
      <w:divBdr>
        <w:top w:val="none" w:sz="0" w:space="0" w:color="auto"/>
        <w:left w:val="none" w:sz="0" w:space="0" w:color="auto"/>
        <w:bottom w:val="none" w:sz="0" w:space="0" w:color="auto"/>
        <w:right w:val="none" w:sz="0" w:space="0" w:color="auto"/>
      </w:divBdr>
    </w:div>
    <w:div w:id="895238282">
      <w:bodyDiv w:val="1"/>
      <w:marLeft w:val="0"/>
      <w:marRight w:val="0"/>
      <w:marTop w:val="0"/>
      <w:marBottom w:val="0"/>
      <w:divBdr>
        <w:top w:val="none" w:sz="0" w:space="0" w:color="auto"/>
        <w:left w:val="none" w:sz="0" w:space="0" w:color="auto"/>
        <w:bottom w:val="none" w:sz="0" w:space="0" w:color="auto"/>
        <w:right w:val="none" w:sz="0" w:space="0" w:color="auto"/>
      </w:divBdr>
    </w:div>
    <w:div w:id="911893875">
      <w:bodyDiv w:val="1"/>
      <w:marLeft w:val="0"/>
      <w:marRight w:val="0"/>
      <w:marTop w:val="0"/>
      <w:marBottom w:val="0"/>
      <w:divBdr>
        <w:top w:val="none" w:sz="0" w:space="0" w:color="auto"/>
        <w:left w:val="none" w:sz="0" w:space="0" w:color="auto"/>
        <w:bottom w:val="none" w:sz="0" w:space="0" w:color="auto"/>
        <w:right w:val="none" w:sz="0" w:space="0" w:color="auto"/>
      </w:divBdr>
    </w:div>
    <w:div w:id="913662534">
      <w:bodyDiv w:val="1"/>
      <w:marLeft w:val="0"/>
      <w:marRight w:val="0"/>
      <w:marTop w:val="0"/>
      <w:marBottom w:val="0"/>
      <w:divBdr>
        <w:top w:val="none" w:sz="0" w:space="0" w:color="auto"/>
        <w:left w:val="none" w:sz="0" w:space="0" w:color="auto"/>
        <w:bottom w:val="none" w:sz="0" w:space="0" w:color="auto"/>
        <w:right w:val="none" w:sz="0" w:space="0" w:color="auto"/>
      </w:divBdr>
      <w:divsChild>
        <w:div w:id="2140830366">
          <w:marLeft w:val="1166"/>
          <w:marRight w:val="0"/>
          <w:marTop w:val="0"/>
          <w:marBottom w:val="0"/>
          <w:divBdr>
            <w:top w:val="none" w:sz="0" w:space="0" w:color="auto"/>
            <w:left w:val="none" w:sz="0" w:space="0" w:color="auto"/>
            <w:bottom w:val="none" w:sz="0" w:space="0" w:color="auto"/>
            <w:right w:val="none" w:sz="0" w:space="0" w:color="auto"/>
          </w:divBdr>
        </w:div>
      </w:divsChild>
    </w:div>
    <w:div w:id="918174187">
      <w:bodyDiv w:val="1"/>
      <w:marLeft w:val="0"/>
      <w:marRight w:val="0"/>
      <w:marTop w:val="0"/>
      <w:marBottom w:val="0"/>
      <w:divBdr>
        <w:top w:val="none" w:sz="0" w:space="0" w:color="auto"/>
        <w:left w:val="none" w:sz="0" w:space="0" w:color="auto"/>
        <w:bottom w:val="none" w:sz="0" w:space="0" w:color="auto"/>
        <w:right w:val="none" w:sz="0" w:space="0" w:color="auto"/>
      </w:divBdr>
    </w:div>
    <w:div w:id="919752484">
      <w:bodyDiv w:val="1"/>
      <w:marLeft w:val="0"/>
      <w:marRight w:val="0"/>
      <w:marTop w:val="0"/>
      <w:marBottom w:val="0"/>
      <w:divBdr>
        <w:top w:val="none" w:sz="0" w:space="0" w:color="auto"/>
        <w:left w:val="none" w:sz="0" w:space="0" w:color="auto"/>
        <w:bottom w:val="none" w:sz="0" w:space="0" w:color="auto"/>
        <w:right w:val="none" w:sz="0" w:space="0" w:color="auto"/>
      </w:divBdr>
    </w:div>
    <w:div w:id="922639953">
      <w:bodyDiv w:val="1"/>
      <w:marLeft w:val="0"/>
      <w:marRight w:val="0"/>
      <w:marTop w:val="0"/>
      <w:marBottom w:val="0"/>
      <w:divBdr>
        <w:top w:val="none" w:sz="0" w:space="0" w:color="auto"/>
        <w:left w:val="none" w:sz="0" w:space="0" w:color="auto"/>
        <w:bottom w:val="none" w:sz="0" w:space="0" w:color="auto"/>
        <w:right w:val="none" w:sz="0" w:space="0" w:color="auto"/>
      </w:divBdr>
    </w:div>
    <w:div w:id="936064477">
      <w:bodyDiv w:val="1"/>
      <w:marLeft w:val="0"/>
      <w:marRight w:val="0"/>
      <w:marTop w:val="0"/>
      <w:marBottom w:val="0"/>
      <w:divBdr>
        <w:top w:val="none" w:sz="0" w:space="0" w:color="auto"/>
        <w:left w:val="none" w:sz="0" w:space="0" w:color="auto"/>
        <w:bottom w:val="none" w:sz="0" w:space="0" w:color="auto"/>
        <w:right w:val="none" w:sz="0" w:space="0" w:color="auto"/>
      </w:divBdr>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37760390">
      <w:bodyDiv w:val="1"/>
      <w:marLeft w:val="0"/>
      <w:marRight w:val="0"/>
      <w:marTop w:val="0"/>
      <w:marBottom w:val="0"/>
      <w:divBdr>
        <w:top w:val="none" w:sz="0" w:space="0" w:color="auto"/>
        <w:left w:val="none" w:sz="0" w:space="0" w:color="auto"/>
        <w:bottom w:val="none" w:sz="0" w:space="0" w:color="auto"/>
        <w:right w:val="none" w:sz="0" w:space="0" w:color="auto"/>
      </w:divBdr>
    </w:div>
    <w:div w:id="984548629">
      <w:bodyDiv w:val="1"/>
      <w:marLeft w:val="0"/>
      <w:marRight w:val="0"/>
      <w:marTop w:val="0"/>
      <w:marBottom w:val="0"/>
      <w:divBdr>
        <w:top w:val="none" w:sz="0" w:space="0" w:color="auto"/>
        <w:left w:val="none" w:sz="0" w:space="0" w:color="auto"/>
        <w:bottom w:val="none" w:sz="0" w:space="0" w:color="auto"/>
        <w:right w:val="none" w:sz="0" w:space="0" w:color="auto"/>
      </w:divBdr>
    </w:div>
    <w:div w:id="984823744">
      <w:bodyDiv w:val="1"/>
      <w:marLeft w:val="0"/>
      <w:marRight w:val="0"/>
      <w:marTop w:val="0"/>
      <w:marBottom w:val="0"/>
      <w:divBdr>
        <w:top w:val="none" w:sz="0" w:space="0" w:color="auto"/>
        <w:left w:val="none" w:sz="0" w:space="0" w:color="auto"/>
        <w:bottom w:val="none" w:sz="0" w:space="0" w:color="auto"/>
        <w:right w:val="none" w:sz="0" w:space="0" w:color="auto"/>
      </w:divBdr>
    </w:div>
    <w:div w:id="985936747">
      <w:bodyDiv w:val="1"/>
      <w:marLeft w:val="0"/>
      <w:marRight w:val="0"/>
      <w:marTop w:val="0"/>
      <w:marBottom w:val="0"/>
      <w:divBdr>
        <w:top w:val="none" w:sz="0" w:space="0" w:color="auto"/>
        <w:left w:val="none" w:sz="0" w:space="0" w:color="auto"/>
        <w:bottom w:val="none" w:sz="0" w:space="0" w:color="auto"/>
        <w:right w:val="none" w:sz="0" w:space="0" w:color="auto"/>
      </w:divBdr>
    </w:div>
    <w:div w:id="987055991">
      <w:bodyDiv w:val="1"/>
      <w:marLeft w:val="0"/>
      <w:marRight w:val="0"/>
      <w:marTop w:val="0"/>
      <w:marBottom w:val="0"/>
      <w:divBdr>
        <w:top w:val="none" w:sz="0" w:space="0" w:color="auto"/>
        <w:left w:val="none" w:sz="0" w:space="0" w:color="auto"/>
        <w:bottom w:val="none" w:sz="0" w:space="0" w:color="auto"/>
        <w:right w:val="none" w:sz="0" w:space="0" w:color="auto"/>
      </w:divBdr>
    </w:div>
    <w:div w:id="999967514">
      <w:bodyDiv w:val="1"/>
      <w:marLeft w:val="0"/>
      <w:marRight w:val="0"/>
      <w:marTop w:val="0"/>
      <w:marBottom w:val="0"/>
      <w:divBdr>
        <w:top w:val="none" w:sz="0" w:space="0" w:color="auto"/>
        <w:left w:val="none" w:sz="0" w:space="0" w:color="auto"/>
        <w:bottom w:val="none" w:sz="0" w:space="0" w:color="auto"/>
        <w:right w:val="none" w:sz="0" w:space="0" w:color="auto"/>
      </w:divBdr>
    </w:div>
    <w:div w:id="1001785130">
      <w:bodyDiv w:val="1"/>
      <w:marLeft w:val="0"/>
      <w:marRight w:val="0"/>
      <w:marTop w:val="0"/>
      <w:marBottom w:val="0"/>
      <w:divBdr>
        <w:top w:val="none" w:sz="0" w:space="0" w:color="auto"/>
        <w:left w:val="none" w:sz="0" w:space="0" w:color="auto"/>
        <w:bottom w:val="none" w:sz="0" w:space="0" w:color="auto"/>
        <w:right w:val="none" w:sz="0" w:space="0" w:color="auto"/>
      </w:divBdr>
    </w:div>
    <w:div w:id="1020661600">
      <w:bodyDiv w:val="1"/>
      <w:marLeft w:val="0"/>
      <w:marRight w:val="0"/>
      <w:marTop w:val="0"/>
      <w:marBottom w:val="0"/>
      <w:divBdr>
        <w:top w:val="none" w:sz="0" w:space="0" w:color="auto"/>
        <w:left w:val="none" w:sz="0" w:space="0" w:color="auto"/>
        <w:bottom w:val="none" w:sz="0" w:space="0" w:color="auto"/>
        <w:right w:val="none" w:sz="0" w:space="0" w:color="auto"/>
      </w:divBdr>
    </w:div>
    <w:div w:id="1061516167">
      <w:bodyDiv w:val="1"/>
      <w:marLeft w:val="0"/>
      <w:marRight w:val="0"/>
      <w:marTop w:val="0"/>
      <w:marBottom w:val="0"/>
      <w:divBdr>
        <w:top w:val="none" w:sz="0" w:space="0" w:color="auto"/>
        <w:left w:val="none" w:sz="0" w:space="0" w:color="auto"/>
        <w:bottom w:val="none" w:sz="0" w:space="0" w:color="auto"/>
        <w:right w:val="none" w:sz="0" w:space="0" w:color="auto"/>
      </w:divBdr>
    </w:div>
    <w:div w:id="1070809337">
      <w:bodyDiv w:val="1"/>
      <w:marLeft w:val="0"/>
      <w:marRight w:val="0"/>
      <w:marTop w:val="0"/>
      <w:marBottom w:val="0"/>
      <w:divBdr>
        <w:top w:val="none" w:sz="0" w:space="0" w:color="auto"/>
        <w:left w:val="none" w:sz="0" w:space="0" w:color="auto"/>
        <w:bottom w:val="none" w:sz="0" w:space="0" w:color="auto"/>
        <w:right w:val="none" w:sz="0" w:space="0" w:color="auto"/>
      </w:divBdr>
    </w:div>
    <w:div w:id="1083450562">
      <w:bodyDiv w:val="1"/>
      <w:marLeft w:val="0"/>
      <w:marRight w:val="0"/>
      <w:marTop w:val="0"/>
      <w:marBottom w:val="0"/>
      <w:divBdr>
        <w:top w:val="none" w:sz="0" w:space="0" w:color="auto"/>
        <w:left w:val="none" w:sz="0" w:space="0" w:color="auto"/>
        <w:bottom w:val="none" w:sz="0" w:space="0" w:color="auto"/>
        <w:right w:val="none" w:sz="0" w:space="0" w:color="auto"/>
      </w:divBdr>
    </w:div>
    <w:div w:id="1087192677">
      <w:bodyDiv w:val="1"/>
      <w:marLeft w:val="0"/>
      <w:marRight w:val="0"/>
      <w:marTop w:val="0"/>
      <w:marBottom w:val="0"/>
      <w:divBdr>
        <w:top w:val="none" w:sz="0" w:space="0" w:color="auto"/>
        <w:left w:val="none" w:sz="0" w:space="0" w:color="auto"/>
        <w:bottom w:val="none" w:sz="0" w:space="0" w:color="auto"/>
        <w:right w:val="none" w:sz="0" w:space="0" w:color="auto"/>
      </w:divBdr>
    </w:div>
    <w:div w:id="1087732404">
      <w:bodyDiv w:val="1"/>
      <w:marLeft w:val="0"/>
      <w:marRight w:val="0"/>
      <w:marTop w:val="0"/>
      <w:marBottom w:val="0"/>
      <w:divBdr>
        <w:top w:val="none" w:sz="0" w:space="0" w:color="auto"/>
        <w:left w:val="none" w:sz="0" w:space="0" w:color="auto"/>
        <w:bottom w:val="none" w:sz="0" w:space="0" w:color="auto"/>
        <w:right w:val="none" w:sz="0" w:space="0" w:color="auto"/>
      </w:divBdr>
    </w:div>
    <w:div w:id="1115443961">
      <w:bodyDiv w:val="1"/>
      <w:marLeft w:val="0"/>
      <w:marRight w:val="0"/>
      <w:marTop w:val="0"/>
      <w:marBottom w:val="0"/>
      <w:divBdr>
        <w:top w:val="none" w:sz="0" w:space="0" w:color="auto"/>
        <w:left w:val="none" w:sz="0" w:space="0" w:color="auto"/>
        <w:bottom w:val="none" w:sz="0" w:space="0" w:color="auto"/>
        <w:right w:val="none" w:sz="0" w:space="0" w:color="auto"/>
      </w:divBdr>
    </w:div>
    <w:div w:id="1139999048">
      <w:bodyDiv w:val="1"/>
      <w:marLeft w:val="0"/>
      <w:marRight w:val="0"/>
      <w:marTop w:val="0"/>
      <w:marBottom w:val="0"/>
      <w:divBdr>
        <w:top w:val="none" w:sz="0" w:space="0" w:color="auto"/>
        <w:left w:val="none" w:sz="0" w:space="0" w:color="auto"/>
        <w:bottom w:val="none" w:sz="0" w:space="0" w:color="auto"/>
        <w:right w:val="none" w:sz="0" w:space="0" w:color="auto"/>
      </w:divBdr>
    </w:div>
    <w:div w:id="1156528515">
      <w:bodyDiv w:val="1"/>
      <w:marLeft w:val="0"/>
      <w:marRight w:val="0"/>
      <w:marTop w:val="0"/>
      <w:marBottom w:val="0"/>
      <w:divBdr>
        <w:top w:val="none" w:sz="0" w:space="0" w:color="auto"/>
        <w:left w:val="none" w:sz="0" w:space="0" w:color="auto"/>
        <w:bottom w:val="none" w:sz="0" w:space="0" w:color="auto"/>
        <w:right w:val="none" w:sz="0" w:space="0" w:color="auto"/>
      </w:divBdr>
      <w:divsChild>
        <w:div w:id="521630260">
          <w:marLeft w:val="0"/>
          <w:marRight w:val="0"/>
          <w:marTop w:val="0"/>
          <w:marBottom w:val="0"/>
          <w:divBdr>
            <w:top w:val="none" w:sz="0" w:space="0" w:color="auto"/>
            <w:left w:val="none" w:sz="0" w:space="0" w:color="auto"/>
            <w:bottom w:val="none" w:sz="0" w:space="0" w:color="auto"/>
            <w:right w:val="none" w:sz="0" w:space="0" w:color="auto"/>
          </w:divBdr>
        </w:div>
        <w:div w:id="1899778829">
          <w:marLeft w:val="0"/>
          <w:marRight w:val="0"/>
          <w:marTop w:val="0"/>
          <w:marBottom w:val="0"/>
          <w:divBdr>
            <w:top w:val="none" w:sz="0" w:space="0" w:color="auto"/>
            <w:left w:val="none" w:sz="0" w:space="0" w:color="auto"/>
            <w:bottom w:val="none" w:sz="0" w:space="0" w:color="auto"/>
            <w:right w:val="none" w:sz="0" w:space="0" w:color="auto"/>
          </w:divBdr>
        </w:div>
      </w:divsChild>
    </w:div>
    <w:div w:id="1159929948">
      <w:bodyDiv w:val="1"/>
      <w:marLeft w:val="0"/>
      <w:marRight w:val="0"/>
      <w:marTop w:val="0"/>
      <w:marBottom w:val="0"/>
      <w:divBdr>
        <w:top w:val="none" w:sz="0" w:space="0" w:color="auto"/>
        <w:left w:val="none" w:sz="0" w:space="0" w:color="auto"/>
        <w:bottom w:val="none" w:sz="0" w:space="0" w:color="auto"/>
        <w:right w:val="none" w:sz="0" w:space="0" w:color="auto"/>
      </w:divBdr>
    </w:div>
    <w:div w:id="1161235848">
      <w:bodyDiv w:val="1"/>
      <w:marLeft w:val="0"/>
      <w:marRight w:val="0"/>
      <w:marTop w:val="0"/>
      <w:marBottom w:val="0"/>
      <w:divBdr>
        <w:top w:val="none" w:sz="0" w:space="0" w:color="auto"/>
        <w:left w:val="none" w:sz="0" w:space="0" w:color="auto"/>
        <w:bottom w:val="none" w:sz="0" w:space="0" w:color="auto"/>
        <w:right w:val="none" w:sz="0" w:space="0" w:color="auto"/>
      </w:divBdr>
    </w:div>
    <w:div w:id="1166555570">
      <w:bodyDiv w:val="1"/>
      <w:marLeft w:val="0"/>
      <w:marRight w:val="0"/>
      <w:marTop w:val="0"/>
      <w:marBottom w:val="0"/>
      <w:divBdr>
        <w:top w:val="none" w:sz="0" w:space="0" w:color="auto"/>
        <w:left w:val="none" w:sz="0" w:space="0" w:color="auto"/>
        <w:bottom w:val="none" w:sz="0" w:space="0" w:color="auto"/>
        <w:right w:val="none" w:sz="0" w:space="0" w:color="auto"/>
      </w:divBdr>
    </w:div>
    <w:div w:id="1171987825">
      <w:bodyDiv w:val="1"/>
      <w:marLeft w:val="0"/>
      <w:marRight w:val="0"/>
      <w:marTop w:val="0"/>
      <w:marBottom w:val="0"/>
      <w:divBdr>
        <w:top w:val="none" w:sz="0" w:space="0" w:color="auto"/>
        <w:left w:val="none" w:sz="0" w:space="0" w:color="auto"/>
        <w:bottom w:val="none" w:sz="0" w:space="0" w:color="auto"/>
        <w:right w:val="none" w:sz="0" w:space="0" w:color="auto"/>
      </w:divBdr>
    </w:div>
    <w:div w:id="1180972055">
      <w:bodyDiv w:val="1"/>
      <w:marLeft w:val="0"/>
      <w:marRight w:val="0"/>
      <w:marTop w:val="0"/>
      <w:marBottom w:val="0"/>
      <w:divBdr>
        <w:top w:val="none" w:sz="0" w:space="0" w:color="auto"/>
        <w:left w:val="none" w:sz="0" w:space="0" w:color="auto"/>
        <w:bottom w:val="none" w:sz="0" w:space="0" w:color="auto"/>
        <w:right w:val="none" w:sz="0" w:space="0" w:color="auto"/>
      </w:divBdr>
    </w:div>
    <w:div w:id="1184826469">
      <w:bodyDiv w:val="1"/>
      <w:marLeft w:val="0"/>
      <w:marRight w:val="0"/>
      <w:marTop w:val="0"/>
      <w:marBottom w:val="0"/>
      <w:divBdr>
        <w:top w:val="none" w:sz="0" w:space="0" w:color="auto"/>
        <w:left w:val="none" w:sz="0" w:space="0" w:color="auto"/>
        <w:bottom w:val="none" w:sz="0" w:space="0" w:color="auto"/>
        <w:right w:val="none" w:sz="0" w:space="0" w:color="auto"/>
      </w:divBdr>
    </w:div>
    <w:div w:id="1193148573">
      <w:bodyDiv w:val="1"/>
      <w:marLeft w:val="0"/>
      <w:marRight w:val="0"/>
      <w:marTop w:val="0"/>
      <w:marBottom w:val="0"/>
      <w:divBdr>
        <w:top w:val="none" w:sz="0" w:space="0" w:color="auto"/>
        <w:left w:val="none" w:sz="0" w:space="0" w:color="auto"/>
        <w:bottom w:val="none" w:sz="0" w:space="0" w:color="auto"/>
        <w:right w:val="none" w:sz="0" w:space="0" w:color="auto"/>
      </w:divBdr>
    </w:div>
    <w:div w:id="1193618122">
      <w:bodyDiv w:val="1"/>
      <w:marLeft w:val="0"/>
      <w:marRight w:val="0"/>
      <w:marTop w:val="0"/>
      <w:marBottom w:val="0"/>
      <w:divBdr>
        <w:top w:val="none" w:sz="0" w:space="0" w:color="auto"/>
        <w:left w:val="none" w:sz="0" w:space="0" w:color="auto"/>
        <w:bottom w:val="none" w:sz="0" w:space="0" w:color="auto"/>
        <w:right w:val="none" w:sz="0" w:space="0" w:color="auto"/>
      </w:divBdr>
    </w:div>
    <w:div w:id="1219632530">
      <w:bodyDiv w:val="1"/>
      <w:marLeft w:val="0"/>
      <w:marRight w:val="0"/>
      <w:marTop w:val="0"/>
      <w:marBottom w:val="0"/>
      <w:divBdr>
        <w:top w:val="none" w:sz="0" w:space="0" w:color="auto"/>
        <w:left w:val="none" w:sz="0" w:space="0" w:color="auto"/>
        <w:bottom w:val="none" w:sz="0" w:space="0" w:color="auto"/>
        <w:right w:val="none" w:sz="0" w:space="0" w:color="auto"/>
      </w:divBdr>
    </w:div>
    <w:div w:id="1232040967">
      <w:bodyDiv w:val="1"/>
      <w:marLeft w:val="0"/>
      <w:marRight w:val="0"/>
      <w:marTop w:val="0"/>
      <w:marBottom w:val="0"/>
      <w:divBdr>
        <w:top w:val="none" w:sz="0" w:space="0" w:color="auto"/>
        <w:left w:val="none" w:sz="0" w:space="0" w:color="auto"/>
        <w:bottom w:val="none" w:sz="0" w:space="0" w:color="auto"/>
        <w:right w:val="none" w:sz="0" w:space="0" w:color="auto"/>
      </w:divBdr>
    </w:div>
    <w:div w:id="1240139368">
      <w:bodyDiv w:val="1"/>
      <w:marLeft w:val="0"/>
      <w:marRight w:val="0"/>
      <w:marTop w:val="0"/>
      <w:marBottom w:val="0"/>
      <w:divBdr>
        <w:top w:val="none" w:sz="0" w:space="0" w:color="auto"/>
        <w:left w:val="none" w:sz="0" w:space="0" w:color="auto"/>
        <w:bottom w:val="none" w:sz="0" w:space="0" w:color="auto"/>
        <w:right w:val="none" w:sz="0" w:space="0" w:color="auto"/>
      </w:divBdr>
    </w:div>
    <w:div w:id="1257252172">
      <w:bodyDiv w:val="1"/>
      <w:marLeft w:val="0"/>
      <w:marRight w:val="0"/>
      <w:marTop w:val="0"/>
      <w:marBottom w:val="0"/>
      <w:divBdr>
        <w:top w:val="none" w:sz="0" w:space="0" w:color="auto"/>
        <w:left w:val="none" w:sz="0" w:space="0" w:color="auto"/>
        <w:bottom w:val="none" w:sz="0" w:space="0" w:color="auto"/>
        <w:right w:val="none" w:sz="0" w:space="0" w:color="auto"/>
      </w:divBdr>
    </w:div>
    <w:div w:id="1259409911">
      <w:bodyDiv w:val="1"/>
      <w:marLeft w:val="0"/>
      <w:marRight w:val="0"/>
      <w:marTop w:val="0"/>
      <w:marBottom w:val="0"/>
      <w:divBdr>
        <w:top w:val="none" w:sz="0" w:space="0" w:color="auto"/>
        <w:left w:val="none" w:sz="0" w:space="0" w:color="auto"/>
        <w:bottom w:val="none" w:sz="0" w:space="0" w:color="auto"/>
        <w:right w:val="none" w:sz="0" w:space="0" w:color="auto"/>
      </w:divBdr>
    </w:div>
    <w:div w:id="1260943299">
      <w:bodyDiv w:val="1"/>
      <w:marLeft w:val="0"/>
      <w:marRight w:val="0"/>
      <w:marTop w:val="0"/>
      <w:marBottom w:val="0"/>
      <w:divBdr>
        <w:top w:val="none" w:sz="0" w:space="0" w:color="auto"/>
        <w:left w:val="none" w:sz="0" w:space="0" w:color="auto"/>
        <w:bottom w:val="none" w:sz="0" w:space="0" w:color="auto"/>
        <w:right w:val="none" w:sz="0" w:space="0" w:color="auto"/>
      </w:divBdr>
      <w:divsChild>
        <w:div w:id="1342048509">
          <w:marLeft w:val="0"/>
          <w:marRight w:val="0"/>
          <w:marTop w:val="0"/>
          <w:marBottom w:val="0"/>
          <w:divBdr>
            <w:top w:val="none" w:sz="0" w:space="0" w:color="auto"/>
            <w:left w:val="none" w:sz="0" w:space="0" w:color="auto"/>
            <w:bottom w:val="none" w:sz="0" w:space="0" w:color="auto"/>
            <w:right w:val="none" w:sz="0" w:space="0" w:color="auto"/>
          </w:divBdr>
        </w:div>
      </w:divsChild>
    </w:div>
    <w:div w:id="1275021990">
      <w:bodyDiv w:val="1"/>
      <w:marLeft w:val="0"/>
      <w:marRight w:val="0"/>
      <w:marTop w:val="0"/>
      <w:marBottom w:val="0"/>
      <w:divBdr>
        <w:top w:val="none" w:sz="0" w:space="0" w:color="auto"/>
        <w:left w:val="none" w:sz="0" w:space="0" w:color="auto"/>
        <w:bottom w:val="none" w:sz="0" w:space="0" w:color="auto"/>
        <w:right w:val="none" w:sz="0" w:space="0" w:color="auto"/>
      </w:divBdr>
    </w:div>
    <w:div w:id="1287127656">
      <w:bodyDiv w:val="1"/>
      <w:marLeft w:val="0"/>
      <w:marRight w:val="0"/>
      <w:marTop w:val="0"/>
      <w:marBottom w:val="0"/>
      <w:divBdr>
        <w:top w:val="none" w:sz="0" w:space="0" w:color="auto"/>
        <w:left w:val="none" w:sz="0" w:space="0" w:color="auto"/>
        <w:bottom w:val="none" w:sz="0" w:space="0" w:color="auto"/>
        <w:right w:val="none" w:sz="0" w:space="0" w:color="auto"/>
      </w:divBdr>
    </w:div>
    <w:div w:id="1289361106">
      <w:bodyDiv w:val="1"/>
      <w:marLeft w:val="0"/>
      <w:marRight w:val="0"/>
      <w:marTop w:val="0"/>
      <w:marBottom w:val="0"/>
      <w:divBdr>
        <w:top w:val="none" w:sz="0" w:space="0" w:color="auto"/>
        <w:left w:val="none" w:sz="0" w:space="0" w:color="auto"/>
        <w:bottom w:val="none" w:sz="0" w:space="0" w:color="auto"/>
        <w:right w:val="none" w:sz="0" w:space="0" w:color="auto"/>
      </w:divBdr>
    </w:div>
    <w:div w:id="1324315224">
      <w:bodyDiv w:val="1"/>
      <w:marLeft w:val="0"/>
      <w:marRight w:val="0"/>
      <w:marTop w:val="0"/>
      <w:marBottom w:val="0"/>
      <w:divBdr>
        <w:top w:val="none" w:sz="0" w:space="0" w:color="auto"/>
        <w:left w:val="none" w:sz="0" w:space="0" w:color="auto"/>
        <w:bottom w:val="none" w:sz="0" w:space="0" w:color="auto"/>
        <w:right w:val="none" w:sz="0" w:space="0" w:color="auto"/>
      </w:divBdr>
    </w:div>
    <w:div w:id="1330017461">
      <w:bodyDiv w:val="1"/>
      <w:marLeft w:val="0"/>
      <w:marRight w:val="0"/>
      <w:marTop w:val="0"/>
      <w:marBottom w:val="0"/>
      <w:divBdr>
        <w:top w:val="none" w:sz="0" w:space="0" w:color="auto"/>
        <w:left w:val="none" w:sz="0" w:space="0" w:color="auto"/>
        <w:bottom w:val="none" w:sz="0" w:space="0" w:color="auto"/>
        <w:right w:val="none" w:sz="0" w:space="0" w:color="auto"/>
      </w:divBdr>
    </w:div>
    <w:div w:id="1345671133">
      <w:bodyDiv w:val="1"/>
      <w:marLeft w:val="0"/>
      <w:marRight w:val="0"/>
      <w:marTop w:val="0"/>
      <w:marBottom w:val="0"/>
      <w:divBdr>
        <w:top w:val="none" w:sz="0" w:space="0" w:color="auto"/>
        <w:left w:val="none" w:sz="0" w:space="0" w:color="auto"/>
        <w:bottom w:val="none" w:sz="0" w:space="0" w:color="auto"/>
        <w:right w:val="none" w:sz="0" w:space="0" w:color="auto"/>
      </w:divBdr>
    </w:div>
    <w:div w:id="1354649518">
      <w:bodyDiv w:val="1"/>
      <w:marLeft w:val="0"/>
      <w:marRight w:val="0"/>
      <w:marTop w:val="0"/>
      <w:marBottom w:val="0"/>
      <w:divBdr>
        <w:top w:val="none" w:sz="0" w:space="0" w:color="auto"/>
        <w:left w:val="none" w:sz="0" w:space="0" w:color="auto"/>
        <w:bottom w:val="none" w:sz="0" w:space="0" w:color="auto"/>
        <w:right w:val="none" w:sz="0" w:space="0" w:color="auto"/>
      </w:divBdr>
    </w:div>
    <w:div w:id="1359743425">
      <w:bodyDiv w:val="1"/>
      <w:marLeft w:val="0"/>
      <w:marRight w:val="0"/>
      <w:marTop w:val="0"/>
      <w:marBottom w:val="0"/>
      <w:divBdr>
        <w:top w:val="none" w:sz="0" w:space="0" w:color="auto"/>
        <w:left w:val="none" w:sz="0" w:space="0" w:color="auto"/>
        <w:bottom w:val="none" w:sz="0" w:space="0" w:color="auto"/>
        <w:right w:val="none" w:sz="0" w:space="0" w:color="auto"/>
      </w:divBdr>
    </w:div>
    <w:div w:id="1369840318">
      <w:bodyDiv w:val="1"/>
      <w:marLeft w:val="0"/>
      <w:marRight w:val="0"/>
      <w:marTop w:val="0"/>
      <w:marBottom w:val="0"/>
      <w:divBdr>
        <w:top w:val="none" w:sz="0" w:space="0" w:color="auto"/>
        <w:left w:val="none" w:sz="0" w:space="0" w:color="auto"/>
        <w:bottom w:val="none" w:sz="0" w:space="0" w:color="auto"/>
        <w:right w:val="none" w:sz="0" w:space="0" w:color="auto"/>
      </w:divBdr>
    </w:div>
    <w:div w:id="1385637009">
      <w:bodyDiv w:val="1"/>
      <w:marLeft w:val="0"/>
      <w:marRight w:val="0"/>
      <w:marTop w:val="0"/>
      <w:marBottom w:val="0"/>
      <w:divBdr>
        <w:top w:val="none" w:sz="0" w:space="0" w:color="auto"/>
        <w:left w:val="none" w:sz="0" w:space="0" w:color="auto"/>
        <w:bottom w:val="none" w:sz="0" w:space="0" w:color="auto"/>
        <w:right w:val="none" w:sz="0" w:space="0" w:color="auto"/>
      </w:divBdr>
    </w:div>
    <w:div w:id="1395852238">
      <w:bodyDiv w:val="1"/>
      <w:marLeft w:val="0"/>
      <w:marRight w:val="0"/>
      <w:marTop w:val="0"/>
      <w:marBottom w:val="0"/>
      <w:divBdr>
        <w:top w:val="none" w:sz="0" w:space="0" w:color="auto"/>
        <w:left w:val="none" w:sz="0" w:space="0" w:color="auto"/>
        <w:bottom w:val="none" w:sz="0" w:space="0" w:color="auto"/>
        <w:right w:val="none" w:sz="0" w:space="0" w:color="auto"/>
      </w:divBdr>
    </w:div>
    <w:div w:id="1403872540">
      <w:bodyDiv w:val="1"/>
      <w:marLeft w:val="0"/>
      <w:marRight w:val="0"/>
      <w:marTop w:val="0"/>
      <w:marBottom w:val="0"/>
      <w:divBdr>
        <w:top w:val="none" w:sz="0" w:space="0" w:color="auto"/>
        <w:left w:val="none" w:sz="0" w:space="0" w:color="auto"/>
        <w:bottom w:val="none" w:sz="0" w:space="0" w:color="auto"/>
        <w:right w:val="none" w:sz="0" w:space="0" w:color="auto"/>
      </w:divBdr>
    </w:div>
    <w:div w:id="1404335993">
      <w:bodyDiv w:val="1"/>
      <w:marLeft w:val="0"/>
      <w:marRight w:val="0"/>
      <w:marTop w:val="0"/>
      <w:marBottom w:val="0"/>
      <w:divBdr>
        <w:top w:val="none" w:sz="0" w:space="0" w:color="auto"/>
        <w:left w:val="none" w:sz="0" w:space="0" w:color="auto"/>
        <w:bottom w:val="none" w:sz="0" w:space="0" w:color="auto"/>
        <w:right w:val="none" w:sz="0" w:space="0" w:color="auto"/>
      </w:divBdr>
    </w:div>
    <w:div w:id="1422291255">
      <w:bodyDiv w:val="1"/>
      <w:marLeft w:val="0"/>
      <w:marRight w:val="0"/>
      <w:marTop w:val="0"/>
      <w:marBottom w:val="0"/>
      <w:divBdr>
        <w:top w:val="none" w:sz="0" w:space="0" w:color="auto"/>
        <w:left w:val="none" w:sz="0" w:space="0" w:color="auto"/>
        <w:bottom w:val="none" w:sz="0" w:space="0" w:color="auto"/>
        <w:right w:val="none" w:sz="0" w:space="0" w:color="auto"/>
      </w:divBdr>
      <w:divsChild>
        <w:div w:id="40711350">
          <w:marLeft w:val="0"/>
          <w:marRight w:val="0"/>
          <w:marTop w:val="0"/>
          <w:marBottom w:val="0"/>
          <w:divBdr>
            <w:top w:val="none" w:sz="0" w:space="0" w:color="auto"/>
            <w:left w:val="none" w:sz="0" w:space="0" w:color="auto"/>
            <w:bottom w:val="none" w:sz="0" w:space="0" w:color="auto"/>
            <w:right w:val="none" w:sz="0" w:space="0" w:color="auto"/>
          </w:divBdr>
        </w:div>
        <w:div w:id="976253249">
          <w:marLeft w:val="0"/>
          <w:marRight w:val="0"/>
          <w:marTop w:val="0"/>
          <w:marBottom w:val="0"/>
          <w:divBdr>
            <w:top w:val="none" w:sz="0" w:space="0" w:color="auto"/>
            <w:left w:val="none" w:sz="0" w:space="0" w:color="auto"/>
            <w:bottom w:val="none" w:sz="0" w:space="0" w:color="auto"/>
            <w:right w:val="none" w:sz="0" w:space="0" w:color="auto"/>
          </w:divBdr>
        </w:div>
      </w:divsChild>
    </w:div>
    <w:div w:id="1423604867">
      <w:bodyDiv w:val="1"/>
      <w:marLeft w:val="0"/>
      <w:marRight w:val="0"/>
      <w:marTop w:val="0"/>
      <w:marBottom w:val="0"/>
      <w:divBdr>
        <w:top w:val="none" w:sz="0" w:space="0" w:color="auto"/>
        <w:left w:val="none" w:sz="0" w:space="0" w:color="auto"/>
        <w:bottom w:val="none" w:sz="0" w:space="0" w:color="auto"/>
        <w:right w:val="none" w:sz="0" w:space="0" w:color="auto"/>
      </w:divBdr>
      <w:divsChild>
        <w:div w:id="1146429615">
          <w:marLeft w:val="0"/>
          <w:marRight w:val="0"/>
          <w:marTop w:val="0"/>
          <w:marBottom w:val="0"/>
          <w:divBdr>
            <w:top w:val="none" w:sz="0" w:space="0" w:color="auto"/>
            <w:left w:val="none" w:sz="0" w:space="0" w:color="auto"/>
            <w:bottom w:val="none" w:sz="0" w:space="0" w:color="auto"/>
            <w:right w:val="none" w:sz="0" w:space="0" w:color="auto"/>
          </w:divBdr>
          <w:divsChild>
            <w:div w:id="1637098487">
              <w:marLeft w:val="0"/>
              <w:marRight w:val="0"/>
              <w:marTop w:val="0"/>
              <w:marBottom w:val="0"/>
              <w:divBdr>
                <w:top w:val="none" w:sz="0" w:space="0" w:color="auto"/>
                <w:left w:val="none" w:sz="0" w:space="0" w:color="auto"/>
                <w:bottom w:val="none" w:sz="0" w:space="0" w:color="auto"/>
                <w:right w:val="none" w:sz="0" w:space="0" w:color="auto"/>
              </w:divBdr>
            </w:div>
          </w:divsChild>
        </w:div>
        <w:div w:id="2085445187">
          <w:marLeft w:val="0"/>
          <w:marRight w:val="0"/>
          <w:marTop w:val="0"/>
          <w:marBottom w:val="0"/>
          <w:divBdr>
            <w:top w:val="none" w:sz="0" w:space="0" w:color="auto"/>
            <w:left w:val="none" w:sz="0" w:space="0" w:color="auto"/>
            <w:bottom w:val="none" w:sz="0" w:space="0" w:color="auto"/>
            <w:right w:val="none" w:sz="0" w:space="0" w:color="auto"/>
          </w:divBdr>
        </w:div>
      </w:divsChild>
    </w:div>
    <w:div w:id="1427069637">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5595762">
      <w:bodyDiv w:val="1"/>
      <w:marLeft w:val="0"/>
      <w:marRight w:val="0"/>
      <w:marTop w:val="0"/>
      <w:marBottom w:val="0"/>
      <w:divBdr>
        <w:top w:val="none" w:sz="0" w:space="0" w:color="auto"/>
        <w:left w:val="none" w:sz="0" w:space="0" w:color="auto"/>
        <w:bottom w:val="none" w:sz="0" w:space="0" w:color="auto"/>
        <w:right w:val="none" w:sz="0" w:space="0" w:color="auto"/>
      </w:divBdr>
    </w:div>
    <w:div w:id="1443648091">
      <w:bodyDiv w:val="1"/>
      <w:marLeft w:val="0"/>
      <w:marRight w:val="0"/>
      <w:marTop w:val="0"/>
      <w:marBottom w:val="0"/>
      <w:divBdr>
        <w:top w:val="none" w:sz="0" w:space="0" w:color="auto"/>
        <w:left w:val="none" w:sz="0" w:space="0" w:color="auto"/>
        <w:bottom w:val="none" w:sz="0" w:space="0" w:color="auto"/>
        <w:right w:val="none" w:sz="0" w:space="0" w:color="auto"/>
      </w:divBdr>
    </w:div>
    <w:div w:id="1467242454">
      <w:bodyDiv w:val="1"/>
      <w:marLeft w:val="0"/>
      <w:marRight w:val="0"/>
      <w:marTop w:val="0"/>
      <w:marBottom w:val="0"/>
      <w:divBdr>
        <w:top w:val="none" w:sz="0" w:space="0" w:color="auto"/>
        <w:left w:val="none" w:sz="0" w:space="0" w:color="auto"/>
        <w:bottom w:val="none" w:sz="0" w:space="0" w:color="auto"/>
        <w:right w:val="none" w:sz="0" w:space="0" w:color="auto"/>
      </w:divBdr>
    </w:div>
    <w:div w:id="1476681512">
      <w:bodyDiv w:val="1"/>
      <w:marLeft w:val="0"/>
      <w:marRight w:val="0"/>
      <w:marTop w:val="0"/>
      <w:marBottom w:val="0"/>
      <w:divBdr>
        <w:top w:val="none" w:sz="0" w:space="0" w:color="auto"/>
        <w:left w:val="none" w:sz="0" w:space="0" w:color="auto"/>
        <w:bottom w:val="none" w:sz="0" w:space="0" w:color="auto"/>
        <w:right w:val="none" w:sz="0" w:space="0" w:color="auto"/>
      </w:divBdr>
      <w:divsChild>
        <w:div w:id="848983205">
          <w:marLeft w:val="0"/>
          <w:marRight w:val="0"/>
          <w:marTop w:val="0"/>
          <w:marBottom w:val="0"/>
          <w:divBdr>
            <w:top w:val="none" w:sz="0" w:space="0" w:color="auto"/>
            <w:left w:val="none" w:sz="0" w:space="0" w:color="auto"/>
            <w:bottom w:val="none" w:sz="0" w:space="0" w:color="auto"/>
            <w:right w:val="none" w:sz="0" w:space="0" w:color="auto"/>
          </w:divBdr>
        </w:div>
        <w:div w:id="2066223681">
          <w:marLeft w:val="0"/>
          <w:marRight w:val="0"/>
          <w:marTop w:val="0"/>
          <w:marBottom w:val="0"/>
          <w:divBdr>
            <w:top w:val="none" w:sz="0" w:space="0" w:color="auto"/>
            <w:left w:val="none" w:sz="0" w:space="0" w:color="auto"/>
            <w:bottom w:val="none" w:sz="0" w:space="0" w:color="auto"/>
            <w:right w:val="none" w:sz="0" w:space="0" w:color="auto"/>
          </w:divBdr>
        </w:div>
      </w:divsChild>
    </w:div>
    <w:div w:id="1479834872">
      <w:bodyDiv w:val="1"/>
      <w:marLeft w:val="0"/>
      <w:marRight w:val="0"/>
      <w:marTop w:val="0"/>
      <w:marBottom w:val="0"/>
      <w:divBdr>
        <w:top w:val="none" w:sz="0" w:space="0" w:color="auto"/>
        <w:left w:val="none" w:sz="0" w:space="0" w:color="auto"/>
        <w:bottom w:val="none" w:sz="0" w:space="0" w:color="auto"/>
        <w:right w:val="none" w:sz="0" w:space="0" w:color="auto"/>
      </w:divBdr>
    </w:div>
    <w:div w:id="1533494499">
      <w:bodyDiv w:val="1"/>
      <w:marLeft w:val="0"/>
      <w:marRight w:val="0"/>
      <w:marTop w:val="0"/>
      <w:marBottom w:val="0"/>
      <w:divBdr>
        <w:top w:val="none" w:sz="0" w:space="0" w:color="auto"/>
        <w:left w:val="none" w:sz="0" w:space="0" w:color="auto"/>
        <w:bottom w:val="none" w:sz="0" w:space="0" w:color="auto"/>
        <w:right w:val="none" w:sz="0" w:space="0" w:color="auto"/>
      </w:divBdr>
    </w:div>
    <w:div w:id="1535657879">
      <w:bodyDiv w:val="1"/>
      <w:marLeft w:val="0"/>
      <w:marRight w:val="0"/>
      <w:marTop w:val="0"/>
      <w:marBottom w:val="0"/>
      <w:divBdr>
        <w:top w:val="none" w:sz="0" w:space="0" w:color="auto"/>
        <w:left w:val="none" w:sz="0" w:space="0" w:color="auto"/>
        <w:bottom w:val="none" w:sz="0" w:space="0" w:color="auto"/>
        <w:right w:val="none" w:sz="0" w:space="0" w:color="auto"/>
      </w:divBdr>
    </w:div>
    <w:div w:id="1576936418">
      <w:bodyDiv w:val="1"/>
      <w:marLeft w:val="0"/>
      <w:marRight w:val="0"/>
      <w:marTop w:val="0"/>
      <w:marBottom w:val="0"/>
      <w:divBdr>
        <w:top w:val="none" w:sz="0" w:space="0" w:color="auto"/>
        <w:left w:val="none" w:sz="0" w:space="0" w:color="auto"/>
        <w:bottom w:val="none" w:sz="0" w:space="0" w:color="auto"/>
        <w:right w:val="none" w:sz="0" w:space="0" w:color="auto"/>
      </w:divBdr>
    </w:div>
    <w:div w:id="1585189546">
      <w:bodyDiv w:val="1"/>
      <w:marLeft w:val="0"/>
      <w:marRight w:val="0"/>
      <w:marTop w:val="0"/>
      <w:marBottom w:val="0"/>
      <w:divBdr>
        <w:top w:val="none" w:sz="0" w:space="0" w:color="auto"/>
        <w:left w:val="none" w:sz="0" w:space="0" w:color="auto"/>
        <w:bottom w:val="none" w:sz="0" w:space="0" w:color="auto"/>
        <w:right w:val="none" w:sz="0" w:space="0" w:color="auto"/>
      </w:divBdr>
    </w:div>
    <w:div w:id="1585529708">
      <w:bodyDiv w:val="1"/>
      <w:marLeft w:val="0"/>
      <w:marRight w:val="0"/>
      <w:marTop w:val="0"/>
      <w:marBottom w:val="0"/>
      <w:divBdr>
        <w:top w:val="none" w:sz="0" w:space="0" w:color="auto"/>
        <w:left w:val="none" w:sz="0" w:space="0" w:color="auto"/>
        <w:bottom w:val="none" w:sz="0" w:space="0" w:color="auto"/>
        <w:right w:val="none" w:sz="0" w:space="0" w:color="auto"/>
      </w:divBdr>
    </w:div>
    <w:div w:id="1590432615">
      <w:bodyDiv w:val="1"/>
      <w:marLeft w:val="0"/>
      <w:marRight w:val="0"/>
      <w:marTop w:val="0"/>
      <w:marBottom w:val="0"/>
      <w:divBdr>
        <w:top w:val="none" w:sz="0" w:space="0" w:color="auto"/>
        <w:left w:val="none" w:sz="0" w:space="0" w:color="auto"/>
        <w:bottom w:val="none" w:sz="0" w:space="0" w:color="auto"/>
        <w:right w:val="none" w:sz="0" w:space="0" w:color="auto"/>
      </w:divBdr>
    </w:div>
    <w:div w:id="1591159413">
      <w:bodyDiv w:val="1"/>
      <w:marLeft w:val="0"/>
      <w:marRight w:val="0"/>
      <w:marTop w:val="0"/>
      <w:marBottom w:val="0"/>
      <w:divBdr>
        <w:top w:val="none" w:sz="0" w:space="0" w:color="auto"/>
        <w:left w:val="none" w:sz="0" w:space="0" w:color="auto"/>
        <w:bottom w:val="none" w:sz="0" w:space="0" w:color="auto"/>
        <w:right w:val="none" w:sz="0" w:space="0" w:color="auto"/>
      </w:divBdr>
      <w:divsChild>
        <w:div w:id="1524249496">
          <w:marLeft w:val="0"/>
          <w:marRight w:val="0"/>
          <w:marTop w:val="0"/>
          <w:marBottom w:val="0"/>
          <w:divBdr>
            <w:top w:val="none" w:sz="0" w:space="0" w:color="auto"/>
            <w:left w:val="none" w:sz="0" w:space="0" w:color="auto"/>
            <w:bottom w:val="none" w:sz="0" w:space="0" w:color="auto"/>
            <w:right w:val="none" w:sz="0" w:space="0" w:color="auto"/>
          </w:divBdr>
        </w:div>
        <w:div w:id="2113696551">
          <w:marLeft w:val="0"/>
          <w:marRight w:val="0"/>
          <w:marTop w:val="0"/>
          <w:marBottom w:val="0"/>
          <w:divBdr>
            <w:top w:val="none" w:sz="0" w:space="0" w:color="auto"/>
            <w:left w:val="none" w:sz="0" w:space="0" w:color="auto"/>
            <w:bottom w:val="none" w:sz="0" w:space="0" w:color="auto"/>
            <w:right w:val="none" w:sz="0" w:space="0" w:color="auto"/>
          </w:divBdr>
          <w:divsChild>
            <w:div w:id="461311180">
              <w:marLeft w:val="0"/>
              <w:marRight w:val="0"/>
              <w:marTop w:val="0"/>
              <w:marBottom w:val="0"/>
              <w:divBdr>
                <w:top w:val="none" w:sz="0" w:space="0" w:color="auto"/>
                <w:left w:val="none" w:sz="0" w:space="0" w:color="auto"/>
                <w:bottom w:val="none" w:sz="0" w:space="0" w:color="auto"/>
                <w:right w:val="none" w:sz="0" w:space="0" w:color="auto"/>
              </w:divBdr>
              <w:divsChild>
                <w:div w:id="11459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7012">
      <w:bodyDiv w:val="1"/>
      <w:marLeft w:val="0"/>
      <w:marRight w:val="0"/>
      <w:marTop w:val="0"/>
      <w:marBottom w:val="0"/>
      <w:divBdr>
        <w:top w:val="none" w:sz="0" w:space="0" w:color="auto"/>
        <w:left w:val="none" w:sz="0" w:space="0" w:color="auto"/>
        <w:bottom w:val="none" w:sz="0" w:space="0" w:color="auto"/>
        <w:right w:val="none" w:sz="0" w:space="0" w:color="auto"/>
      </w:divBdr>
    </w:div>
    <w:div w:id="1633360127">
      <w:bodyDiv w:val="1"/>
      <w:marLeft w:val="0"/>
      <w:marRight w:val="0"/>
      <w:marTop w:val="0"/>
      <w:marBottom w:val="0"/>
      <w:divBdr>
        <w:top w:val="none" w:sz="0" w:space="0" w:color="auto"/>
        <w:left w:val="none" w:sz="0" w:space="0" w:color="auto"/>
        <w:bottom w:val="none" w:sz="0" w:space="0" w:color="auto"/>
        <w:right w:val="none" w:sz="0" w:space="0" w:color="auto"/>
      </w:divBdr>
    </w:div>
    <w:div w:id="1634823130">
      <w:bodyDiv w:val="1"/>
      <w:marLeft w:val="0"/>
      <w:marRight w:val="0"/>
      <w:marTop w:val="0"/>
      <w:marBottom w:val="0"/>
      <w:divBdr>
        <w:top w:val="none" w:sz="0" w:space="0" w:color="auto"/>
        <w:left w:val="none" w:sz="0" w:space="0" w:color="auto"/>
        <w:bottom w:val="none" w:sz="0" w:space="0" w:color="auto"/>
        <w:right w:val="none" w:sz="0" w:space="0" w:color="auto"/>
      </w:divBdr>
    </w:div>
    <w:div w:id="1635984581">
      <w:bodyDiv w:val="1"/>
      <w:marLeft w:val="0"/>
      <w:marRight w:val="0"/>
      <w:marTop w:val="0"/>
      <w:marBottom w:val="0"/>
      <w:divBdr>
        <w:top w:val="none" w:sz="0" w:space="0" w:color="auto"/>
        <w:left w:val="none" w:sz="0" w:space="0" w:color="auto"/>
        <w:bottom w:val="none" w:sz="0" w:space="0" w:color="auto"/>
        <w:right w:val="none" w:sz="0" w:space="0" w:color="auto"/>
      </w:divBdr>
    </w:div>
    <w:div w:id="1649549116">
      <w:bodyDiv w:val="1"/>
      <w:marLeft w:val="0"/>
      <w:marRight w:val="0"/>
      <w:marTop w:val="0"/>
      <w:marBottom w:val="0"/>
      <w:divBdr>
        <w:top w:val="none" w:sz="0" w:space="0" w:color="auto"/>
        <w:left w:val="none" w:sz="0" w:space="0" w:color="auto"/>
        <w:bottom w:val="none" w:sz="0" w:space="0" w:color="auto"/>
        <w:right w:val="none" w:sz="0" w:space="0" w:color="auto"/>
      </w:divBdr>
    </w:div>
    <w:div w:id="1659840337">
      <w:bodyDiv w:val="1"/>
      <w:marLeft w:val="0"/>
      <w:marRight w:val="0"/>
      <w:marTop w:val="0"/>
      <w:marBottom w:val="0"/>
      <w:divBdr>
        <w:top w:val="none" w:sz="0" w:space="0" w:color="auto"/>
        <w:left w:val="none" w:sz="0" w:space="0" w:color="auto"/>
        <w:bottom w:val="none" w:sz="0" w:space="0" w:color="auto"/>
        <w:right w:val="none" w:sz="0" w:space="0" w:color="auto"/>
      </w:divBdr>
    </w:div>
    <w:div w:id="1667977665">
      <w:bodyDiv w:val="1"/>
      <w:marLeft w:val="0"/>
      <w:marRight w:val="0"/>
      <w:marTop w:val="0"/>
      <w:marBottom w:val="0"/>
      <w:divBdr>
        <w:top w:val="none" w:sz="0" w:space="0" w:color="auto"/>
        <w:left w:val="none" w:sz="0" w:space="0" w:color="auto"/>
        <w:bottom w:val="none" w:sz="0" w:space="0" w:color="auto"/>
        <w:right w:val="none" w:sz="0" w:space="0" w:color="auto"/>
      </w:divBdr>
    </w:div>
    <w:div w:id="1671063975">
      <w:bodyDiv w:val="1"/>
      <w:marLeft w:val="0"/>
      <w:marRight w:val="0"/>
      <w:marTop w:val="0"/>
      <w:marBottom w:val="0"/>
      <w:divBdr>
        <w:top w:val="none" w:sz="0" w:space="0" w:color="auto"/>
        <w:left w:val="none" w:sz="0" w:space="0" w:color="auto"/>
        <w:bottom w:val="none" w:sz="0" w:space="0" w:color="auto"/>
        <w:right w:val="none" w:sz="0" w:space="0" w:color="auto"/>
      </w:divBdr>
    </w:div>
    <w:div w:id="1671256756">
      <w:bodyDiv w:val="1"/>
      <w:marLeft w:val="0"/>
      <w:marRight w:val="0"/>
      <w:marTop w:val="0"/>
      <w:marBottom w:val="0"/>
      <w:divBdr>
        <w:top w:val="none" w:sz="0" w:space="0" w:color="auto"/>
        <w:left w:val="none" w:sz="0" w:space="0" w:color="auto"/>
        <w:bottom w:val="none" w:sz="0" w:space="0" w:color="auto"/>
        <w:right w:val="none" w:sz="0" w:space="0" w:color="auto"/>
      </w:divBdr>
    </w:div>
    <w:div w:id="1690257107">
      <w:bodyDiv w:val="1"/>
      <w:marLeft w:val="0"/>
      <w:marRight w:val="0"/>
      <w:marTop w:val="0"/>
      <w:marBottom w:val="0"/>
      <w:divBdr>
        <w:top w:val="none" w:sz="0" w:space="0" w:color="auto"/>
        <w:left w:val="none" w:sz="0" w:space="0" w:color="auto"/>
        <w:bottom w:val="none" w:sz="0" w:space="0" w:color="auto"/>
        <w:right w:val="none" w:sz="0" w:space="0" w:color="auto"/>
      </w:divBdr>
    </w:div>
    <w:div w:id="1701278671">
      <w:bodyDiv w:val="1"/>
      <w:marLeft w:val="0"/>
      <w:marRight w:val="0"/>
      <w:marTop w:val="0"/>
      <w:marBottom w:val="0"/>
      <w:divBdr>
        <w:top w:val="none" w:sz="0" w:space="0" w:color="auto"/>
        <w:left w:val="none" w:sz="0" w:space="0" w:color="auto"/>
        <w:bottom w:val="none" w:sz="0" w:space="0" w:color="auto"/>
        <w:right w:val="none" w:sz="0" w:space="0" w:color="auto"/>
      </w:divBdr>
    </w:div>
    <w:div w:id="1710252772">
      <w:bodyDiv w:val="1"/>
      <w:marLeft w:val="0"/>
      <w:marRight w:val="0"/>
      <w:marTop w:val="0"/>
      <w:marBottom w:val="0"/>
      <w:divBdr>
        <w:top w:val="none" w:sz="0" w:space="0" w:color="auto"/>
        <w:left w:val="none" w:sz="0" w:space="0" w:color="auto"/>
        <w:bottom w:val="none" w:sz="0" w:space="0" w:color="auto"/>
        <w:right w:val="none" w:sz="0" w:space="0" w:color="auto"/>
      </w:divBdr>
    </w:div>
    <w:div w:id="1732533390">
      <w:bodyDiv w:val="1"/>
      <w:marLeft w:val="0"/>
      <w:marRight w:val="0"/>
      <w:marTop w:val="0"/>
      <w:marBottom w:val="0"/>
      <w:divBdr>
        <w:top w:val="none" w:sz="0" w:space="0" w:color="auto"/>
        <w:left w:val="none" w:sz="0" w:space="0" w:color="auto"/>
        <w:bottom w:val="none" w:sz="0" w:space="0" w:color="auto"/>
        <w:right w:val="none" w:sz="0" w:space="0" w:color="auto"/>
      </w:divBdr>
    </w:div>
    <w:div w:id="1736852689">
      <w:bodyDiv w:val="1"/>
      <w:marLeft w:val="0"/>
      <w:marRight w:val="0"/>
      <w:marTop w:val="0"/>
      <w:marBottom w:val="0"/>
      <w:divBdr>
        <w:top w:val="none" w:sz="0" w:space="0" w:color="auto"/>
        <w:left w:val="none" w:sz="0" w:space="0" w:color="auto"/>
        <w:bottom w:val="none" w:sz="0" w:space="0" w:color="auto"/>
        <w:right w:val="none" w:sz="0" w:space="0" w:color="auto"/>
      </w:divBdr>
    </w:div>
    <w:div w:id="1748960028">
      <w:bodyDiv w:val="1"/>
      <w:marLeft w:val="0"/>
      <w:marRight w:val="0"/>
      <w:marTop w:val="0"/>
      <w:marBottom w:val="0"/>
      <w:divBdr>
        <w:top w:val="none" w:sz="0" w:space="0" w:color="auto"/>
        <w:left w:val="none" w:sz="0" w:space="0" w:color="auto"/>
        <w:bottom w:val="none" w:sz="0" w:space="0" w:color="auto"/>
        <w:right w:val="none" w:sz="0" w:space="0" w:color="auto"/>
      </w:divBdr>
    </w:div>
    <w:div w:id="1754282147">
      <w:bodyDiv w:val="1"/>
      <w:marLeft w:val="0"/>
      <w:marRight w:val="0"/>
      <w:marTop w:val="0"/>
      <w:marBottom w:val="0"/>
      <w:divBdr>
        <w:top w:val="none" w:sz="0" w:space="0" w:color="auto"/>
        <w:left w:val="none" w:sz="0" w:space="0" w:color="auto"/>
        <w:bottom w:val="none" w:sz="0" w:space="0" w:color="auto"/>
        <w:right w:val="none" w:sz="0" w:space="0" w:color="auto"/>
      </w:divBdr>
    </w:div>
    <w:div w:id="1761946422">
      <w:bodyDiv w:val="1"/>
      <w:marLeft w:val="0"/>
      <w:marRight w:val="0"/>
      <w:marTop w:val="0"/>
      <w:marBottom w:val="0"/>
      <w:divBdr>
        <w:top w:val="none" w:sz="0" w:space="0" w:color="auto"/>
        <w:left w:val="none" w:sz="0" w:space="0" w:color="auto"/>
        <w:bottom w:val="none" w:sz="0" w:space="0" w:color="auto"/>
        <w:right w:val="none" w:sz="0" w:space="0" w:color="auto"/>
      </w:divBdr>
    </w:div>
    <w:div w:id="1781142180">
      <w:bodyDiv w:val="1"/>
      <w:marLeft w:val="0"/>
      <w:marRight w:val="0"/>
      <w:marTop w:val="0"/>
      <w:marBottom w:val="0"/>
      <w:divBdr>
        <w:top w:val="none" w:sz="0" w:space="0" w:color="auto"/>
        <w:left w:val="none" w:sz="0" w:space="0" w:color="auto"/>
        <w:bottom w:val="none" w:sz="0" w:space="0" w:color="auto"/>
        <w:right w:val="none" w:sz="0" w:space="0" w:color="auto"/>
      </w:divBdr>
    </w:div>
    <w:div w:id="1783450476">
      <w:bodyDiv w:val="1"/>
      <w:marLeft w:val="0"/>
      <w:marRight w:val="0"/>
      <w:marTop w:val="0"/>
      <w:marBottom w:val="0"/>
      <w:divBdr>
        <w:top w:val="none" w:sz="0" w:space="0" w:color="auto"/>
        <w:left w:val="none" w:sz="0" w:space="0" w:color="auto"/>
        <w:bottom w:val="none" w:sz="0" w:space="0" w:color="auto"/>
        <w:right w:val="none" w:sz="0" w:space="0" w:color="auto"/>
      </w:divBdr>
    </w:div>
    <w:div w:id="1798332449">
      <w:bodyDiv w:val="1"/>
      <w:marLeft w:val="0"/>
      <w:marRight w:val="0"/>
      <w:marTop w:val="0"/>
      <w:marBottom w:val="0"/>
      <w:divBdr>
        <w:top w:val="none" w:sz="0" w:space="0" w:color="auto"/>
        <w:left w:val="none" w:sz="0" w:space="0" w:color="auto"/>
        <w:bottom w:val="none" w:sz="0" w:space="0" w:color="auto"/>
        <w:right w:val="none" w:sz="0" w:space="0" w:color="auto"/>
      </w:divBdr>
      <w:divsChild>
        <w:div w:id="572855647">
          <w:marLeft w:val="0"/>
          <w:marRight w:val="0"/>
          <w:marTop w:val="0"/>
          <w:marBottom w:val="0"/>
          <w:divBdr>
            <w:top w:val="none" w:sz="0" w:space="0" w:color="auto"/>
            <w:left w:val="none" w:sz="0" w:space="0" w:color="auto"/>
            <w:bottom w:val="none" w:sz="0" w:space="0" w:color="auto"/>
            <w:right w:val="none" w:sz="0" w:space="0" w:color="auto"/>
          </w:divBdr>
        </w:div>
        <w:div w:id="1013410069">
          <w:marLeft w:val="0"/>
          <w:marRight w:val="0"/>
          <w:marTop w:val="0"/>
          <w:marBottom w:val="0"/>
          <w:divBdr>
            <w:top w:val="none" w:sz="0" w:space="0" w:color="auto"/>
            <w:left w:val="none" w:sz="0" w:space="0" w:color="auto"/>
            <w:bottom w:val="none" w:sz="0" w:space="0" w:color="auto"/>
            <w:right w:val="none" w:sz="0" w:space="0" w:color="auto"/>
          </w:divBdr>
        </w:div>
        <w:div w:id="1631666759">
          <w:marLeft w:val="0"/>
          <w:marRight w:val="0"/>
          <w:marTop w:val="0"/>
          <w:marBottom w:val="0"/>
          <w:divBdr>
            <w:top w:val="none" w:sz="0" w:space="0" w:color="auto"/>
            <w:left w:val="none" w:sz="0" w:space="0" w:color="auto"/>
            <w:bottom w:val="none" w:sz="0" w:space="0" w:color="auto"/>
            <w:right w:val="none" w:sz="0" w:space="0" w:color="auto"/>
          </w:divBdr>
        </w:div>
        <w:div w:id="1761683955">
          <w:marLeft w:val="0"/>
          <w:marRight w:val="0"/>
          <w:marTop w:val="0"/>
          <w:marBottom w:val="0"/>
          <w:divBdr>
            <w:top w:val="none" w:sz="0" w:space="0" w:color="auto"/>
            <w:left w:val="none" w:sz="0" w:space="0" w:color="auto"/>
            <w:bottom w:val="none" w:sz="0" w:space="0" w:color="auto"/>
            <w:right w:val="none" w:sz="0" w:space="0" w:color="auto"/>
          </w:divBdr>
        </w:div>
        <w:div w:id="1804426886">
          <w:marLeft w:val="0"/>
          <w:marRight w:val="0"/>
          <w:marTop w:val="0"/>
          <w:marBottom w:val="0"/>
          <w:divBdr>
            <w:top w:val="none" w:sz="0" w:space="0" w:color="auto"/>
            <w:left w:val="none" w:sz="0" w:space="0" w:color="auto"/>
            <w:bottom w:val="none" w:sz="0" w:space="0" w:color="auto"/>
            <w:right w:val="none" w:sz="0" w:space="0" w:color="auto"/>
          </w:divBdr>
        </w:div>
      </w:divsChild>
    </w:div>
    <w:div w:id="1827166797">
      <w:bodyDiv w:val="1"/>
      <w:marLeft w:val="0"/>
      <w:marRight w:val="0"/>
      <w:marTop w:val="0"/>
      <w:marBottom w:val="0"/>
      <w:divBdr>
        <w:top w:val="none" w:sz="0" w:space="0" w:color="auto"/>
        <w:left w:val="none" w:sz="0" w:space="0" w:color="auto"/>
        <w:bottom w:val="none" w:sz="0" w:space="0" w:color="auto"/>
        <w:right w:val="none" w:sz="0" w:space="0" w:color="auto"/>
      </w:divBdr>
    </w:div>
    <w:div w:id="1830442551">
      <w:bodyDiv w:val="1"/>
      <w:marLeft w:val="0"/>
      <w:marRight w:val="0"/>
      <w:marTop w:val="0"/>
      <w:marBottom w:val="0"/>
      <w:divBdr>
        <w:top w:val="none" w:sz="0" w:space="0" w:color="auto"/>
        <w:left w:val="none" w:sz="0" w:space="0" w:color="auto"/>
        <w:bottom w:val="none" w:sz="0" w:space="0" w:color="auto"/>
        <w:right w:val="none" w:sz="0" w:space="0" w:color="auto"/>
      </w:divBdr>
    </w:div>
    <w:div w:id="1832283933">
      <w:bodyDiv w:val="1"/>
      <w:marLeft w:val="0"/>
      <w:marRight w:val="0"/>
      <w:marTop w:val="0"/>
      <w:marBottom w:val="0"/>
      <w:divBdr>
        <w:top w:val="none" w:sz="0" w:space="0" w:color="auto"/>
        <w:left w:val="none" w:sz="0" w:space="0" w:color="auto"/>
        <w:bottom w:val="none" w:sz="0" w:space="0" w:color="auto"/>
        <w:right w:val="none" w:sz="0" w:space="0" w:color="auto"/>
      </w:divBdr>
    </w:div>
    <w:div w:id="1838184911">
      <w:bodyDiv w:val="1"/>
      <w:marLeft w:val="0"/>
      <w:marRight w:val="0"/>
      <w:marTop w:val="0"/>
      <w:marBottom w:val="0"/>
      <w:divBdr>
        <w:top w:val="none" w:sz="0" w:space="0" w:color="auto"/>
        <w:left w:val="none" w:sz="0" w:space="0" w:color="auto"/>
        <w:bottom w:val="none" w:sz="0" w:space="0" w:color="auto"/>
        <w:right w:val="none" w:sz="0" w:space="0" w:color="auto"/>
      </w:divBdr>
    </w:div>
    <w:div w:id="1843809658">
      <w:bodyDiv w:val="1"/>
      <w:marLeft w:val="0"/>
      <w:marRight w:val="0"/>
      <w:marTop w:val="0"/>
      <w:marBottom w:val="0"/>
      <w:divBdr>
        <w:top w:val="none" w:sz="0" w:space="0" w:color="auto"/>
        <w:left w:val="none" w:sz="0" w:space="0" w:color="auto"/>
        <w:bottom w:val="none" w:sz="0" w:space="0" w:color="auto"/>
        <w:right w:val="none" w:sz="0" w:space="0" w:color="auto"/>
      </w:divBdr>
    </w:div>
    <w:div w:id="1852602124">
      <w:bodyDiv w:val="1"/>
      <w:marLeft w:val="0"/>
      <w:marRight w:val="0"/>
      <w:marTop w:val="0"/>
      <w:marBottom w:val="0"/>
      <w:divBdr>
        <w:top w:val="none" w:sz="0" w:space="0" w:color="auto"/>
        <w:left w:val="none" w:sz="0" w:space="0" w:color="auto"/>
        <w:bottom w:val="none" w:sz="0" w:space="0" w:color="auto"/>
        <w:right w:val="none" w:sz="0" w:space="0" w:color="auto"/>
      </w:divBdr>
      <w:divsChild>
        <w:div w:id="2146582352">
          <w:marLeft w:val="-225"/>
          <w:marRight w:val="-225"/>
          <w:marTop w:val="0"/>
          <w:marBottom w:val="0"/>
          <w:divBdr>
            <w:top w:val="none" w:sz="0" w:space="0" w:color="auto"/>
            <w:left w:val="none" w:sz="0" w:space="0" w:color="auto"/>
            <w:bottom w:val="none" w:sz="0" w:space="0" w:color="auto"/>
            <w:right w:val="none" w:sz="0" w:space="0" w:color="auto"/>
          </w:divBdr>
          <w:divsChild>
            <w:div w:id="12476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12811">
      <w:bodyDiv w:val="1"/>
      <w:marLeft w:val="0"/>
      <w:marRight w:val="0"/>
      <w:marTop w:val="0"/>
      <w:marBottom w:val="0"/>
      <w:divBdr>
        <w:top w:val="none" w:sz="0" w:space="0" w:color="auto"/>
        <w:left w:val="none" w:sz="0" w:space="0" w:color="auto"/>
        <w:bottom w:val="none" w:sz="0" w:space="0" w:color="auto"/>
        <w:right w:val="none" w:sz="0" w:space="0" w:color="auto"/>
      </w:divBdr>
      <w:divsChild>
        <w:div w:id="296255243">
          <w:marLeft w:val="0"/>
          <w:marRight w:val="0"/>
          <w:marTop w:val="0"/>
          <w:marBottom w:val="0"/>
          <w:divBdr>
            <w:top w:val="none" w:sz="0" w:space="0" w:color="auto"/>
            <w:left w:val="none" w:sz="0" w:space="0" w:color="auto"/>
            <w:bottom w:val="none" w:sz="0" w:space="0" w:color="auto"/>
            <w:right w:val="none" w:sz="0" w:space="0" w:color="auto"/>
          </w:divBdr>
        </w:div>
        <w:div w:id="1255438538">
          <w:marLeft w:val="0"/>
          <w:marRight w:val="0"/>
          <w:marTop w:val="0"/>
          <w:marBottom w:val="0"/>
          <w:divBdr>
            <w:top w:val="none" w:sz="0" w:space="0" w:color="auto"/>
            <w:left w:val="none" w:sz="0" w:space="0" w:color="auto"/>
            <w:bottom w:val="none" w:sz="0" w:space="0" w:color="auto"/>
            <w:right w:val="none" w:sz="0" w:space="0" w:color="auto"/>
          </w:divBdr>
        </w:div>
      </w:divsChild>
    </w:div>
    <w:div w:id="1865091591">
      <w:bodyDiv w:val="1"/>
      <w:marLeft w:val="0"/>
      <w:marRight w:val="0"/>
      <w:marTop w:val="0"/>
      <w:marBottom w:val="0"/>
      <w:divBdr>
        <w:top w:val="none" w:sz="0" w:space="0" w:color="auto"/>
        <w:left w:val="none" w:sz="0" w:space="0" w:color="auto"/>
        <w:bottom w:val="none" w:sz="0" w:space="0" w:color="auto"/>
        <w:right w:val="none" w:sz="0" w:space="0" w:color="auto"/>
      </w:divBdr>
    </w:div>
    <w:div w:id="1874226969">
      <w:bodyDiv w:val="1"/>
      <w:marLeft w:val="0"/>
      <w:marRight w:val="0"/>
      <w:marTop w:val="0"/>
      <w:marBottom w:val="0"/>
      <w:divBdr>
        <w:top w:val="none" w:sz="0" w:space="0" w:color="auto"/>
        <w:left w:val="none" w:sz="0" w:space="0" w:color="auto"/>
        <w:bottom w:val="none" w:sz="0" w:space="0" w:color="auto"/>
        <w:right w:val="none" w:sz="0" w:space="0" w:color="auto"/>
      </w:divBdr>
    </w:div>
    <w:div w:id="1884248869">
      <w:bodyDiv w:val="1"/>
      <w:marLeft w:val="0"/>
      <w:marRight w:val="0"/>
      <w:marTop w:val="0"/>
      <w:marBottom w:val="0"/>
      <w:divBdr>
        <w:top w:val="none" w:sz="0" w:space="0" w:color="auto"/>
        <w:left w:val="none" w:sz="0" w:space="0" w:color="auto"/>
        <w:bottom w:val="none" w:sz="0" w:space="0" w:color="auto"/>
        <w:right w:val="none" w:sz="0" w:space="0" w:color="auto"/>
      </w:divBdr>
    </w:div>
    <w:div w:id="1885602416">
      <w:bodyDiv w:val="1"/>
      <w:marLeft w:val="0"/>
      <w:marRight w:val="0"/>
      <w:marTop w:val="0"/>
      <w:marBottom w:val="0"/>
      <w:divBdr>
        <w:top w:val="none" w:sz="0" w:space="0" w:color="auto"/>
        <w:left w:val="none" w:sz="0" w:space="0" w:color="auto"/>
        <w:bottom w:val="none" w:sz="0" w:space="0" w:color="auto"/>
        <w:right w:val="none" w:sz="0" w:space="0" w:color="auto"/>
      </w:divBdr>
    </w:div>
    <w:div w:id="1889030817">
      <w:bodyDiv w:val="1"/>
      <w:marLeft w:val="0"/>
      <w:marRight w:val="0"/>
      <w:marTop w:val="0"/>
      <w:marBottom w:val="0"/>
      <w:divBdr>
        <w:top w:val="none" w:sz="0" w:space="0" w:color="auto"/>
        <w:left w:val="none" w:sz="0" w:space="0" w:color="auto"/>
        <w:bottom w:val="none" w:sz="0" w:space="0" w:color="auto"/>
        <w:right w:val="none" w:sz="0" w:space="0" w:color="auto"/>
      </w:divBdr>
    </w:div>
    <w:div w:id="1892306022">
      <w:bodyDiv w:val="1"/>
      <w:marLeft w:val="0"/>
      <w:marRight w:val="0"/>
      <w:marTop w:val="0"/>
      <w:marBottom w:val="0"/>
      <w:divBdr>
        <w:top w:val="none" w:sz="0" w:space="0" w:color="auto"/>
        <w:left w:val="none" w:sz="0" w:space="0" w:color="auto"/>
        <w:bottom w:val="none" w:sz="0" w:space="0" w:color="auto"/>
        <w:right w:val="none" w:sz="0" w:space="0" w:color="auto"/>
      </w:divBdr>
    </w:div>
    <w:div w:id="1894389709">
      <w:bodyDiv w:val="1"/>
      <w:marLeft w:val="0"/>
      <w:marRight w:val="0"/>
      <w:marTop w:val="0"/>
      <w:marBottom w:val="0"/>
      <w:divBdr>
        <w:top w:val="none" w:sz="0" w:space="0" w:color="auto"/>
        <w:left w:val="none" w:sz="0" w:space="0" w:color="auto"/>
        <w:bottom w:val="none" w:sz="0" w:space="0" w:color="auto"/>
        <w:right w:val="none" w:sz="0" w:space="0" w:color="auto"/>
      </w:divBdr>
    </w:div>
    <w:div w:id="1911037835">
      <w:bodyDiv w:val="1"/>
      <w:marLeft w:val="0"/>
      <w:marRight w:val="0"/>
      <w:marTop w:val="0"/>
      <w:marBottom w:val="0"/>
      <w:divBdr>
        <w:top w:val="none" w:sz="0" w:space="0" w:color="auto"/>
        <w:left w:val="none" w:sz="0" w:space="0" w:color="auto"/>
        <w:bottom w:val="none" w:sz="0" w:space="0" w:color="auto"/>
        <w:right w:val="none" w:sz="0" w:space="0" w:color="auto"/>
      </w:divBdr>
    </w:div>
    <w:div w:id="1913470985">
      <w:bodyDiv w:val="1"/>
      <w:marLeft w:val="0"/>
      <w:marRight w:val="0"/>
      <w:marTop w:val="0"/>
      <w:marBottom w:val="0"/>
      <w:divBdr>
        <w:top w:val="none" w:sz="0" w:space="0" w:color="auto"/>
        <w:left w:val="none" w:sz="0" w:space="0" w:color="auto"/>
        <w:bottom w:val="none" w:sz="0" w:space="0" w:color="auto"/>
        <w:right w:val="none" w:sz="0" w:space="0" w:color="auto"/>
      </w:divBdr>
    </w:div>
    <w:div w:id="1914535902">
      <w:bodyDiv w:val="1"/>
      <w:marLeft w:val="0"/>
      <w:marRight w:val="0"/>
      <w:marTop w:val="0"/>
      <w:marBottom w:val="0"/>
      <w:divBdr>
        <w:top w:val="none" w:sz="0" w:space="0" w:color="auto"/>
        <w:left w:val="none" w:sz="0" w:space="0" w:color="auto"/>
        <w:bottom w:val="none" w:sz="0" w:space="0" w:color="auto"/>
        <w:right w:val="none" w:sz="0" w:space="0" w:color="auto"/>
      </w:divBdr>
    </w:div>
    <w:div w:id="1917350716">
      <w:bodyDiv w:val="1"/>
      <w:marLeft w:val="0"/>
      <w:marRight w:val="0"/>
      <w:marTop w:val="0"/>
      <w:marBottom w:val="0"/>
      <w:divBdr>
        <w:top w:val="none" w:sz="0" w:space="0" w:color="auto"/>
        <w:left w:val="none" w:sz="0" w:space="0" w:color="auto"/>
        <w:bottom w:val="none" w:sz="0" w:space="0" w:color="auto"/>
        <w:right w:val="none" w:sz="0" w:space="0" w:color="auto"/>
      </w:divBdr>
    </w:div>
    <w:div w:id="1933197158">
      <w:bodyDiv w:val="1"/>
      <w:marLeft w:val="0"/>
      <w:marRight w:val="0"/>
      <w:marTop w:val="0"/>
      <w:marBottom w:val="0"/>
      <w:divBdr>
        <w:top w:val="none" w:sz="0" w:space="0" w:color="auto"/>
        <w:left w:val="none" w:sz="0" w:space="0" w:color="auto"/>
        <w:bottom w:val="none" w:sz="0" w:space="0" w:color="auto"/>
        <w:right w:val="none" w:sz="0" w:space="0" w:color="auto"/>
      </w:divBdr>
    </w:div>
    <w:div w:id="1968774491">
      <w:bodyDiv w:val="1"/>
      <w:marLeft w:val="0"/>
      <w:marRight w:val="0"/>
      <w:marTop w:val="0"/>
      <w:marBottom w:val="0"/>
      <w:divBdr>
        <w:top w:val="none" w:sz="0" w:space="0" w:color="auto"/>
        <w:left w:val="none" w:sz="0" w:space="0" w:color="auto"/>
        <w:bottom w:val="none" w:sz="0" w:space="0" w:color="auto"/>
        <w:right w:val="none" w:sz="0" w:space="0" w:color="auto"/>
      </w:divBdr>
    </w:div>
    <w:div w:id="1980304501">
      <w:bodyDiv w:val="1"/>
      <w:marLeft w:val="0"/>
      <w:marRight w:val="0"/>
      <w:marTop w:val="0"/>
      <w:marBottom w:val="0"/>
      <w:divBdr>
        <w:top w:val="none" w:sz="0" w:space="0" w:color="auto"/>
        <w:left w:val="none" w:sz="0" w:space="0" w:color="auto"/>
        <w:bottom w:val="none" w:sz="0" w:space="0" w:color="auto"/>
        <w:right w:val="none" w:sz="0" w:space="0" w:color="auto"/>
      </w:divBdr>
    </w:div>
    <w:div w:id="1981302537">
      <w:bodyDiv w:val="1"/>
      <w:marLeft w:val="0"/>
      <w:marRight w:val="0"/>
      <w:marTop w:val="0"/>
      <w:marBottom w:val="0"/>
      <w:divBdr>
        <w:top w:val="none" w:sz="0" w:space="0" w:color="auto"/>
        <w:left w:val="none" w:sz="0" w:space="0" w:color="auto"/>
        <w:bottom w:val="none" w:sz="0" w:space="0" w:color="auto"/>
        <w:right w:val="none" w:sz="0" w:space="0" w:color="auto"/>
      </w:divBdr>
    </w:div>
    <w:div w:id="1986272283">
      <w:bodyDiv w:val="1"/>
      <w:marLeft w:val="0"/>
      <w:marRight w:val="0"/>
      <w:marTop w:val="0"/>
      <w:marBottom w:val="0"/>
      <w:divBdr>
        <w:top w:val="none" w:sz="0" w:space="0" w:color="auto"/>
        <w:left w:val="none" w:sz="0" w:space="0" w:color="auto"/>
        <w:bottom w:val="none" w:sz="0" w:space="0" w:color="auto"/>
        <w:right w:val="none" w:sz="0" w:space="0" w:color="auto"/>
      </w:divBdr>
      <w:divsChild>
        <w:div w:id="742528694">
          <w:marLeft w:val="0"/>
          <w:marRight w:val="0"/>
          <w:marTop w:val="0"/>
          <w:marBottom w:val="0"/>
          <w:divBdr>
            <w:top w:val="none" w:sz="0" w:space="0" w:color="auto"/>
            <w:left w:val="none" w:sz="0" w:space="0" w:color="auto"/>
            <w:bottom w:val="none" w:sz="0" w:space="0" w:color="auto"/>
            <w:right w:val="none" w:sz="0" w:space="0" w:color="auto"/>
          </w:divBdr>
        </w:div>
        <w:div w:id="1385250420">
          <w:marLeft w:val="0"/>
          <w:marRight w:val="0"/>
          <w:marTop w:val="0"/>
          <w:marBottom w:val="0"/>
          <w:divBdr>
            <w:top w:val="none" w:sz="0" w:space="0" w:color="auto"/>
            <w:left w:val="none" w:sz="0" w:space="0" w:color="auto"/>
            <w:bottom w:val="none" w:sz="0" w:space="0" w:color="auto"/>
            <w:right w:val="none" w:sz="0" w:space="0" w:color="auto"/>
          </w:divBdr>
        </w:div>
      </w:divsChild>
    </w:div>
    <w:div w:id="1988822179">
      <w:bodyDiv w:val="1"/>
      <w:marLeft w:val="0"/>
      <w:marRight w:val="0"/>
      <w:marTop w:val="0"/>
      <w:marBottom w:val="0"/>
      <w:divBdr>
        <w:top w:val="none" w:sz="0" w:space="0" w:color="auto"/>
        <w:left w:val="none" w:sz="0" w:space="0" w:color="auto"/>
        <w:bottom w:val="none" w:sz="0" w:space="0" w:color="auto"/>
        <w:right w:val="none" w:sz="0" w:space="0" w:color="auto"/>
      </w:divBdr>
    </w:div>
    <w:div w:id="2006395159">
      <w:bodyDiv w:val="1"/>
      <w:marLeft w:val="0"/>
      <w:marRight w:val="0"/>
      <w:marTop w:val="0"/>
      <w:marBottom w:val="0"/>
      <w:divBdr>
        <w:top w:val="none" w:sz="0" w:space="0" w:color="auto"/>
        <w:left w:val="none" w:sz="0" w:space="0" w:color="auto"/>
        <w:bottom w:val="none" w:sz="0" w:space="0" w:color="auto"/>
        <w:right w:val="none" w:sz="0" w:space="0" w:color="auto"/>
      </w:divBdr>
    </w:div>
    <w:div w:id="2015526520">
      <w:bodyDiv w:val="1"/>
      <w:marLeft w:val="0"/>
      <w:marRight w:val="0"/>
      <w:marTop w:val="0"/>
      <w:marBottom w:val="0"/>
      <w:divBdr>
        <w:top w:val="none" w:sz="0" w:space="0" w:color="auto"/>
        <w:left w:val="none" w:sz="0" w:space="0" w:color="auto"/>
        <w:bottom w:val="none" w:sz="0" w:space="0" w:color="auto"/>
        <w:right w:val="none" w:sz="0" w:space="0" w:color="auto"/>
      </w:divBdr>
    </w:div>
    <w:div w:id="2027442550">
      <w:bodyDiv w:val="1"/>
      <w:marLeft w:val="0"/>
      <w:marRight w:val="0"/>
      <w:marTop w:val="0"/>
      <w:marBottom w:val="0"/>
      <w:divBdr>
        <w:top w:val="none" w:sz="0" w:space="0" w:color="auto"/>
        <w:left w:val="none" w:sz="0" w:space="0" w:color="auto"/>
        <w:bottom w:val="none" w:sz="0" w:space="0" w:color="auto"/>
        <w:right w:val="none" w:sz="0" w:space="0" w:color="auto"/>
      </w:divBdr>
    </w:div>
    <w:div w:id="2052998721">
      <w:bodyDiv w:val="1"/>
      <w:marLeft w:val="0"/>
      <w:marRight w:val="0"/>
      <w:marTop w:val="0"/>
      <w:marBottom w:val="0"/>
      <w:divBdr>
        <w:top w:val="none" w:sz="0" w:space="0" w:color="auto"/>
        <w:left w:val="none" w:sz="0" w:space="0" w:color="auto"/>
        <w:bottom w:val="none" w:sz="0" w:space="0" w:color="auto"/>
        <w:right w:val="none" w:sz="0" w:space="0" w:color="auto"/>
      </w:divBdr>
    </w:div>
    <w:div w:id="2055032327">
      <w:bodyDiv w:val="1"/>
      <w:marLeft w:val="0"/>
      <w:marRight w:val="0"/>
      <w:marTop w:val="0"/>
      <w:marBottom w:val="0"/>
      <w:divBdr>
        <w:top w:val="none" w:sz="0" w:space="0" w:color="auto"/>
        <w:left w:val="none" w:sz="0" w:space="0" w:color="auto"/>
        <w:bottom w:val="none" w:sz="0" w:space="0" w:color="auto"/>
        <w:right w:val="none" w:sz="0" w:space="0" w:color="auto"/>
      </w:divBdr>
    </w:div>
    <w:div w:id="2055764473">
      <w:bodyDiv w:val="1"/>
      <w:marLeft w:val="0"/>
      <w:marRight w:val="0"/>
      <w:marTop w:val="0"/>
      <w:marBottom w:val="0"/>
      <w:divBdr>
        <w:top w:val="none" w:sz="0" w:space="0" w:color="auto"/>
        <w:left w:val="none" w:sz="0" w:space="0" w:color="auto"/>
        <w:bottom w:val="none" w:sz="0" w:space="0" w:color="auto"/>
        <w:right w:val="none" w:sz="0" w:space="0" w:color="auto"/>
      </w:divBdr>
    </w:div>
    <w:div w:id="2064937534">
      <w:bodyDiv w:val="1"/>
      <w:marLeft w:val="0"/>
      <w:marRight w:val="0"/>
      <w:marTop w:val="0"/>
      <w:marBottom w:val="0"/>
      <w:divBdr>
        <w:top w:val="none" w:sz="0" w:space="0" w:color="auto"/>
        <w:left w:val="none" w:sz="0" w:space="0" w:color="auto"/>
        <w:bottom w:val="none" w:sz="0" w:space="0" w:color="auto"/>
        <w:right w:val="none" w:sz="0" w:space="0" w:color="auto"/>
      </w:divBdr>
    </w:div>
    <w:div w:id="2066250286">
      <w:bodyDiv w:val="1"/>
      <w:marLeft w:val="0"/>
      <w:marRight w:val="0"/>
      <w:marTop w:val="0"/>
      <w:marBottom w:val="0"/>
      <w:divBdr>
        <w:top w:val="none" w:sz="0" w:space="0" w:color="auto"/>
        <w:left w:val="none" w:sz="0" w:space="0" w:color="auto"/>
        <w:bottom w:val="none" w:sz="0" w:space="0" w:color="auto"/>
        <w:right w:val="none" w:sz="0" w:space="0" w:color="auto"/>
      </w:divBdr>
    </w:div>
    <w:div w:id="2066640319">
      <w:bodyDiv w:val="1"/>
      <w:marLeft w:val="0"/>
      <w:marRight w:val="0"/>
      <w:marTop w:val="0"/>
      <w:marBottom w:val="0"/>
      <w:divBdr>
        <w:top w:val="none" w:sz="0" w:space="0" w:color="auto"/>
        <w:left w:val="none" w:sz="0" w:space="0" w:color="auto"/>
        <w:bottom w:val="none" w:sz="0" w:space="0" w:color="auto"/>
        <w:right w:val="none" w:sz="0" w:space="0" w:color="auto"/>
      </w:divBdr>
    </w:div>
    <w:div w:id="2071730113">
      <w:bodyDiv w:val="1"/>
      <w:marLeft w:val="0"/>
      <w:marRight w:val="0"/>
      <w:marTop w:val="0"/>
      <w:marBottom w:val="0"/>
      <w:divBdr>
        <w:top w:val="none" w:sz="0" w:space="0" w:color="auto"/>
        <w:left w:val="none" w:sz="0" w:space="0" w:color="auto"/>
        <w:bottom w:val="none" w:sz="0" w:space="0" w:color="auto"/>
        <w:right w:val="none" w:sz="0" w:space="0" w:color="auto"/>
      </w:divBdr>
    </w:div>
    <w:div w:id="2091610021">
      <w:bodyDiv w:val="1"/>
      <w:marLeft w:val="0"/>
      <w:marRight w:val="0"/>
      <w:marTop w:val="0"/>
      <w:marBottom w:val="0"/>
      <w:divBdr>
        <w:top w:val="none" w:sz="0" w:space="0" w:color="auto"/>
        <w:left w:val="none" w:sz="0" w:space="0" w:color="auto"/>
        <w:bottom w:val="none" w:sz="0" w:space="0" w:color="auto"/>
        <w:right w:val="none" w:sz="0" w:space="0" w:color="auto"/>
      </w:divBdr>
    </w:div>
    <w:div w:id="2132360469">
      <w:bodyDiv w:val="1"/>
      <w:marLeft w:val="0"/>
      <w:marRight w:val="0"/>
      <w:marTop w:val="0"/>
      <w:marBottom w:val="0"/>
      <w:divBdr>
        <w:top w:val="none" w:sz="0" w:space="0" w:color="auto"/>
        <w:left w:val="none" w:sz="0" w:space="0" w:color="auto"/>
        <w:bottom w:val="none" w:sz="0" w:space="0" w:color="auto"/>
        <w:right w:val="none" w:sz="0" w:space="0" w:color="auto"/>
      </w:divBdr>
    </w:div>
    <w:div w:id="214384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pringer.com/journal/10592/submission-guidelin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david.dayan@oregonstate.edu" TargetMode="External"/><Relationship Id="rId13" Type="http://schemas.openxmlformats.org/officeDocument/2006/relationships/hyperlink" Target="https://github.com/david-dayan/half_pounder_2023"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zenodo.org/badge/latestdoi/302479383" TargetMode="Externa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david-dayan/half-pounder" TargetMode="External"/><Relationship Id="rId23" Type="http://schemas.openxmlformats.org/officeDocument/2006/relationships/image" Target="media/image7.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zenodo.org/badge/latestdoi/636851663"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BA2F0-6EEA-41DA-B104-81754D265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46</Pages>
  <Words>19335</Words>
  <Characters>110213</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29</cp:revision>
  <dcterms:created xsi:type="dcterms:W3CDTF">2023-05-30T15:40:00Z</dcterms:created>
  <dcterms:modified xsi:type="dcterms:W3CDTF">2023-06-07T23:23:00Z</dcterms:modified>
</cp:coreProperties>
</file>